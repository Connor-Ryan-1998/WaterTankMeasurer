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CD798" w14:textId="6CD24FC4" w:rsidR="00530C6F" w:rsidRDefault="00530C6F">
      <w:pPr>
        <w:rPr>
          <w:sz w:val="72"/>
        </w:rPr>
      </w:pPr>
    </w:p>
    <w:p w14:paraId="58FFB7AC" w14:textId="77777777" w:rsidR="00DA5B9B" w:rsidRDefault="00DA5B9B">
      <w:pPr>
        <w:rPr>
          <w:sz w:val="72"/>
        </w:rPr>
      </w:pPr>
    </w:p>
    <w:p w14:paraId="5FFF0486" w14:textId="09B9A9D6" w:rsidR="00EB7B30" w:rsidRDefault="00CF4EB3">
      <w:pPr>
        <w:rPr>
          <w:sz w:val="72"/>
        </w:rPr>
      </w:pPr>
      <w:ins w:id="0" w:author="Ryan, Connor (Intov8)" w:date="2020-10-15T07:53:00Z">
        <w:r w:rsidRPr="00CF4EB3">
          <w:rPr>
            <w:sz w:val="72"/>
          </w:rPr>
          <w:t>Water Tank Measurer Item Requirements</w:t>
        </w:r>
      </w:ins>
      <w:del w:id="1" w:author="Ryan, Connor (Intov8)" w:date="2020-10-15T07:53:00Z">
        <w:r w:rsidR="004617FD" w:rsidDel="00CF4EB3">
          <w:rPr>
            <w:sz w:val="72"/>
          </w:rPr>
          <w:delText>POLR</w:delText>
        </w:r>
        <w:r w:rsidR="006E63C5" w:rsidDel="00CF4EB3">
          <w:rPr>
            <w:sz w:val="72"/>
          </w:rPr>
          <w:delText xml:space="preserve"> </w:delText>
        </w:r>
        <w:r w:rsidR="00E62639" w:rsidDel="00CF4EB3">
          <w:rPr>
            <w:sz w:val="72"/>
          </w:rPr>
          <w:delText>–</w:delText>
        </w:r>
        <w:r w:rsidR="00EB7B30" w:rsidDel="00CF4EB3">
          <w:rPr>
            <w:sz w:val="72"/>
          </w:rPr>
          <w:delText xml:space="preserve"> </w:delText>
        </w:r>
        <w:r w:rsidR="00EF2B8E" w:rsidDel="00CF4EB3">
          <w:rPr>
            <w:sz w:val="72"/>
          </w:rPr>
          <w:delText>CI-CD Pipeline</w:delText>
        </w:r>
      </w:del>
    </w:p>
    <w:p w14:paraId="31B5B31B" w14:textId="6B0B6079" w:rsidR="00530C6F" w:rsidRPr="004829DE" w:rsidRDefault="00CF4EB3">
      <w:pPr>
        <w:rPr>
          <w:i/>
          <w:iCs/>
          <w:sz w:val="44"/>
        </w:rPr>
      </w:pPr>
      <w:ins w:id="2" w:author="Ryan, Connor (Intov8)" w:date="2020-10-15T07:53:00Z">
        <w:r>
          <w:rPr>
            <w:i/>
            <w:iCs/>
            <w:sz w:val="44"/>
          </w:rPr>
          <w:t xml:space="preserve">Outline </w:t>
        </w:r>
      </w:ins>
      <w:del w:id="3" w:author="Ryan, Connor (Intov8)" w:date="2020-10-15T07:53:00Z">
        <w:r w:rsidR="00530C6F" w:rsidRPr="004829DE" w:rsidDel="00CF4EB3">
          <w:rPr>
            <w:i/>
            <w:iCs/>
            <w:sz w:val="44"/>
          </w:rPr>
          <w:delText xml:space="preserve">Reference </w:delText>
        </w:r>
      </w:del>
      <w:r w:rsidR="00530C6F" w:rsidRPr="004829DE">
        <w:rPr>
          <w:i/>
          <w:iCs/>
          <w:sz w:val="44"/>
        </w:rPr>
        <w:t>Document</w:t>
      </w:r>
    </w:p>
    <w:tbl>
      <w:tblPr>
        <w:tblpPr w:leftFromText="180" w:rightFromText="180" w:bottomFromText="160" w:vertAnchor="text" w:horzAnchor="page" w:tblpX="1576" w:tblpY="5948"/>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3"/>
        <w:gridCol w:w="2547"/>
        <w:gridCol w:w="1840"/>
        <w:gridCol w:w="2704"/>
      </w:tblGrid>
      <w:tr w:rsidR="00BC2230" w14:paraId="0FFC4D6B" w14:textId="77777777" w:rsidTr="002F7F2C">
        <w:trPr>
          <w:trHeight w:val="280"/>
        </w:trPr>
        <w:tc>
          <w:tcPr>
            <w:tcW w:w="8784" w:type="dxa"/>
            <w:gridSpan w:val="4"/>
            <w:shd w:val="clear" w:color="auto" w:fill="D9D9D9"/>
            <w:tcMar>
              <w:top w:w="0" w:type="dxa"/>
              <w:left w:w="108" w:type="dxa"/>
              <w:bottom w:w="0" w:type="dxa"/>
              <w:right w:w="108" w:type="dxa"/>
            </w:tcMar>
            <w:hideMark/>
          </w:tcPr>
          <w:p w14:paraId="3B24DB42" w14:textId="77777777" w:rsidR="00BC2230" w:rsidRDefault="00BC2230" w:rsidP="002F7F2C">
            <w:pPr>
              <w:autoSpaceDE w:val="0"/>
              <w:autoSpaceDN w:val="0"/>
              <w:spacing w:before="49" w:after="0" w:line="276" w:lineRule="auto"/>
              <w:rPr>
                <w:rFonts w:cs="Calibri"/>
                <w:b/>
                <w:bCs/>
                <w:sz w:val="20"/>
                <w:szCs w:val="20"/>
              </w:rPr>
            </w:pPr>
            <w:r>
              <w:rPr>
                <w:rFonts w:cs="Calibri"/>
                <w:b/>
                <w:bCs/>
                <w:sz w:val="20"/>
                <w:szCs w:val="20"/>
              </w:rPr>
              <w:t>DOCUMENT DETAILS</w:t>
            </w:r>
          </w:p>
        </w:tc>
      </w:tr>
      <w:tr w:rsidR="00554D91" w14:paraId="7C98A5D1" w14:textId="77777777" w:rsidTr="002F7F2C">
        <w:trPr>
          <w:trHeight w:val="280"/>
        </w:trPr>
        <w:tc>
          <w:tcPr>
            <w:tcW w:w="1693" w:type="dxa"/>
            <w:tcMar>
              <w:top w:w="0" w:type="dxa"/>
              <w:left w:w="108" w:type="dxa"/>
              <w:bottom w:w="0" w:type="dxa"/>
              <w:right w:w="108" w:type="dxa"/>
            </w:tcMar>
            <w:hideMark/>
          </w:tcPr>
          <w:p w14:paraId="5D32BE90" w14:textId="77777777" w:rsidR="00554D91" w:rsidRDefault="00554D91" w:rsidP="00554D91">
            <w:pPr>
              <w:autoSpaceDE w:val="0"/>
              <w:autoSpaceDN w:val="0"/>
              <w:spacing w:before="49" w:after="0" w:line="276" w:lineRule="auto"/>
              <w:jc w:val="right"/>
              <w:rPr>
                <w:rFonts w:cs="Calibri"/>
                <w:b/>
                <w:bCs/>
                <w:i/>
                <w:iCs/>
                <w:sz w:val="20"/>
                <w:szCs w:val="20"/>
              </w:rPr>
            </w:pPr>
            <w:r>
              <w:rPr>
                <w:rFonts w:cs="Calibri"/>
                <w:b/>
                <w:bCs/>
                <w:i/>
                <w:iCs/>
                <w:sz w:val="20"/>
                <w:szCs w:val="20"/>
              </w:rPr>
              <w:t>Created by:</w:t>
            </w:r>
          </w:p>
        </w:tc>
        <w:tc>
          <w:tcPr>
            <w:tcW w:w="2547" w:type="dxa"/>
            <w:tcMar>
              <w:top w:w="0" w:type="dxa"/>
              <w:left w:w="108" w:type="dxa"/>
              <w:bottom w:w="0" w:type="dxa"/>
              <w:right w:w="108" w:type="dxa"/>
            </w:tcMar>
            <w:hideMark/>
          </w:tcPr>
          <w:p w14:paraId="7EC57918" w14:textId="45B1DF12" w:rsidR="00554D91" w:rsidRDefault="00554D91" w:rsidP="00554D91">
            <w:pPr>
              <w:autoSpaceDE w:val="0"/>
              <w:autoSpaceDN w:val="0"/>
              <w:spacing w:before="49" w:after="0" w:line="276" w:lineRule="auto"/>
              <w:ind w:right="34"/>
              <w:rPr>
                <w:rFonts w:cs="Calibri"/>
                <w:sz w:val="20"/>
                <w:szCs w:val="20"/>
              </w:rPr>
            </w:pPr>
            <w:r>
              <w:rPr>
                <w:rFonts w:cs="Neuropol"/>
                <w:sz w:val="20"/>
              </w:rPr>
              <w:t>Connor Ryan</w:t>
            </w:r>
          </w:p>
        </w:tc>
        <w:tc>
          <w:tcPr>
            <w:tcW w:w="1840" w:type="dxa"/>
            <w:tcMar>
              <w:top w:w="0" w:type="dxa"/>
              <w:left w:w="108" w:type="dxa"/>
              <w:bottom w:w="0" w:type="dxa"/>
              <w:right w:w="108" w:type="dxa"/>
            </w:tcMar>
            <w:hideMark/>
          </w:tcPr>
          <w:p w14:paraId="78C3854D" w14:textId="77777777" w:rsidR="00554D91" w:rsidRDefault="00554D91" w:rsidP="00554D91">
            <w:pPr>
              <w:autoSpaceDE w:val="0"/>
              <w:autoSpaceDN w:val="0"/>
              <w:spacing w:before="49" w:after="0" w:line="276" w:lineRule="auto"/>
              <w:jc w:val="right"/>
              <w:rPr>
                <w:rFonts w:cs="Calibri"/>
                <w:b/>
                <w:bCs/>
                <w:i/>
                <w:iCs/>
                <w:sz w:val="20"/>
                <w:szCs w:val="20"/>
              </w:rPr>
            </w:pPr>
            <w:r>
              <w:rPr>
                <w:rFonts w:cs="Calibri"/>
                <w:b/>
                <w:bCs/>
                <w:i/>
                <w:iCs/>
                <w:sz w:val="20"/>
                <w:szCs w:val="20"/>
              </w:rPr>
              <w:t>Created Date:</w:t>
            </w:r>
          </w:p>
        </w:tc>
        <w:tc>
          <w:tcPr>
            <w:tcW w:w="2704" w:type="dxa"/>
            <w:tcMar>
              <w:top w:w="0" w:type="dxa"/>
              <w:left w:w="108" w:type="dxa"/>
              <w:bottom w:w="0" w:type="dxa"/>
              <w:right w:w="108" w:type="dxa"/>
            </w:tcMar>
            <w:hideMark/>
          </w:tcPr>
          <w:p w14:paraId="7FDDD746" w14:textId="0254A316" w:rsidR="00554D91" w:rsidRDefault="00EF2B8E" w:rsidP="00554D91">
            <w:pPr>
              <w:autoSpaceDE w:val="0"/>
              <w:autoSpaceDN w:val="0"/>
              <w:spacing w:before="49" w:after="0" w:line="276" w:lineRule="auto"/>
              <w:rPr>
                <w:rFonts w:cs="Calibri"/>
                <w:sz w:val="20"/>
                <w:szCs w:val="20"/>
              </w:rPr>
            </w:pPr>
            <w:del w:id="4" w:author="Ryan, Connor (Intov8)" w:date="2020-10-15T07:53:00Z">
              <w:r w:rsidDel="00CF4EB3">
                <w:rPr>
                  <w:rFonts w:cs="Neuropol"/>
                  <w:sz w:val="20"/>
                </w:rPr>
                <w:delText>17</w:delText>
              </w:r>
            </w:del>
            <w:ins w:id="5" w:author="Ryan, Connor (Intov8)" w:date="2020-10-15T07:53:00Z">
              <w:r w:rsidR="00CF4EB3">
                <w:rPr>
                  <w:rFonts w:cs="Neuropol"/>
                  <w:sz w:val="20"/>
                </w:rPr>
                <w:t>15</w:t>
              </w:r>
            </w:ins>
            <w:r w:rsidR="00554D91">
              <w:rPr>
                <w:rFonts w:cs="Neuropol"/>
                <w:sz w:val="20"/>
              </w:rPr>
              <w:t>-</w:t>
            </w:r>
            <w:del w:id="6" w:author="Ryan, Connor (Intov8)" w:date="2020-10-15T07:53:00Z">
              <w:r w:rsidDel="00CF4EB3">
                <w:rPr>
                  <w:rFonts w:cs="Neuropol"/>
                  <w:sz w:val="20"/>
                </w:rPr>
                <w:delText>MAR</w:delText>
              </w:r>
            </w:del>
            <w:ins w:id="7" w:author="Ryan, Connor (Intov8)" w:date="2020-10-15T07:53:00Z">
              <w:r w:rsidR="00CF4EB3">
                <w:rPr>
                  <w:rFonts w:cs="Neuropol"/>
                  <w:sz w:val="20"/>
                </w:rPr>
                <w:t>OCT</w:t>
              </w:r>
            </w:ins>
            <w:r w:rsidR="00554D91">
              <w:rPr>
                <w:rFonts w:cs="Neuropol"/>
                <w:sz w:val="20"/>
              </w:rPr>
              <w:t>-2020</w:t>
            </w:r>
          </w:p>
        </w:tc>
      </w:tr>
      <w:tr w:rsidR="00CF4EB3" w14:paraId="770F6215" w14:textId="77777777" w:rsidTr="002F7F2C">
        <w:tc>
          <w:tcPr>
            <w:tcW w:w="1693" w:type="dxa"/>
            <w:tcMar>
              <w:top w:w="0" w:type="dxa"/>
              <w:left w:w="108" w:type="dxa"/>
              <w:bottom w:w="0" w:type="dxa"/>
              <w:right w:w="108" w:type="dxa"/>
            </w:tcMar>
            <w:hideMark/>
          </w:tcPr>
          <w:p w14:paraId="071E39D7"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Modified by:</w:t>
            </w:r>
          </w:p>
        </w:tc>
        <w:tc>
          <w:tcPr>
            <w:tcW w:w="2547" w:type="dxa"/>
            <w:tcMar>
              <w:top w:w="0" w:type="dxa"/>
              <w:left w:w="108" w:type="dxa"/>
              <w:bottom w:w="0" w:type="dxa"/>
              <w:right w:w="108" w:type="dxa"/>
            </w:tcMar>
          </w:tcPr>
          <w:p w14:paraId="2D9DAAC6" w14:textId="1D30FBB2" w:rsidR="00CF4EB3" w:rsidRDefault="00CF4EB3" w:rsidP="00CF4EB3">
            <w:pPr>
              <w:autoSpaceDE w:val="0"/>
              <w:autoSpaceDN w:val="0"/>
              <w:spacing w:before="49" w:after="0" w:line="276" w:lineRule="auto"/>
              <w:rPr>
                <w:rFonts w:cs="Calibri"/>
                <w:sz w:val="20"/>
                <w:szCs w:val="20"/>
              </w:rPr>
            </w:pPr>
            <w:r>
              <w:rPr>
                <w:rFonts w:cs="Neuropol"/>
                <w:sz w:val="20"/>
              </w:rPr>
              <w:t>Connor Ryan</w:t>
            </w:r>
          </w:p>
        </w:tc>
        <w:tc>
          <w:tcPr>
            <w:tcW w:w="1840" w:type="dxa"/>
            <w:tcMar>
              <w:top w:w="0" w:type="dxa"/>
              <w:left w:w="108" w:type="dxa"/>
              <w:bottom w:w="0" w:type="dxa"/>
              <w:right w:w="108" w:type="dxa"/>
            </w:tcMar>
            <w:hideMark/>
          </w:tcPr>
          <w:p w14:paraId="14AD3437"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Modified Date:</w:t>
            </w:r>
          </w:p>
        </w:tc>
        <w:tc>
          <w:tcPr>
            <w:tcW w:w="2704" w:type="dxa"/>
            <w:tcMar>
              <w:top w:w="0" w:type="dxa"/>
              <w:left w:w="108" w:type="dxa"/>
              <w:bottom w:w="0" w:type="dxa"/>
              <w:right w:w="108" w:type="dxa"/>
            </w:tcMar>
          </w:tcPr>
          <w:p w14:paraId="53B8E3FE" w14:textId="02C95640" w:rsidR="00CF4EB3" w:rsidRDefault="00CF4EB3" w:rsidP="00CF4EB3">
            <w:pPr>
              <w:autoSpaceDE w:val="0"/>
              <w:autoSpaceDN w:val="0"/>
              <w:spacing w:before="49" w:after="0" w:line="276" w:lineRule="auto"/>
              <w:ind w:right="813"/>
              <w:rPr>
                <w:rFonts w:cs="Calibri"/>
                <w:sz w:val="20"/>
                <w:szCs w:val="20"/>
              </w:rPr>
            </w:pPr>
            <w:ins w:id="8" w:author="Ryan, Connor (Intov8)" w:date="2020-10-15T07:53:00Z">
              <w:r>
                <w:rPr>
                  <w:rFonts w:cs="Neuropol"/>
                  <w:sz w:val="20"/>
                </w:rPr>
                <w:t>15-OCT-2020</w:t>
              </w:r>
            </w:ins>
            <w:del w:id="9" w:author="Ryan, Connor (Intov8)" w:date="2020-10-15T07:53:00Z">
              <w:r w:rsidDel="00EC4198">
                <w:rPr>
                  <w:rFonts w:cs="Neuropol"/>
                  <w:sz w:val="20"/>
                </w:rPr>
                <w:delText>21-APR-2020</w:delText>
              </w:r>
            </w:del>
          </w:p>
        </w:tc>
      </w:tr>
      <w:tr w:rsidR="00BC2230" w14:paraId="711DDED6" w14:textId="77777777" w:rsidTr="002F7F2C">
        <w:tc>
          <w:tcPr>
            <w:tcW w:w="1693" w:type="dxa"/>
            <w:tcMar>
              <w:top w:w="0" w:type="dxa"/>
              <w:left w:w="108" w:type="dxa"/>
              <w:bottom w:w="0" w:type="dxa"/>
              <w:right w:w="108" w:type="dxa"/>
            </w:tcMar>
            <w:hideMark/>
          </w:tcPr>
          <w:p w14:paraId="2432C587"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Document ID:</w:t>
            </w:r>
          </w:p>
        </w:tc>
        <w:tc>
          <w:tcPr>
            <w:tcW w:w="2547" w:type="dxa"/>
            <w:tcMar>
              <w:top w:w="0" w:type="dxa"/>
              <w:left w:w="108" w:type="dxa"/>
              <w:bottom w:w="0" w:type="dxa"/>
              <w:right w:w="108" w:type="dxa"/>
            </w:tcMar>
            <w:hideMark/>
          </w:tcPr>
          <w:p w14:paraId="4AD0964C" w14:textId="739FDA39" w:rsidR="00BC2230" w:rsidRDefault="00CF4EB3" w:rsidP="002F7F2C">
            <w:pPr>
              <w:autoSpaceDE w:val="0"/>
              <w:autoSpaceDN w:val="0"/>
              <w:spacing w:before="49" w:after="0" w:line="276" w:lineRule="auto"/>
              <w:ind w:right="-65"/>
              <w:rPr>
                <w:rFonts w:cs="Calibri"/>
                <w:sz w:val="20"/>
                <w:szCs w:val="20"/>
                <w:highlight w:val="yellow"/>
              </w:rPr>
            </w:pPr>
            <w:ins w:id="10" w:author="Ryan, Connor (Intov8)" w:date="2020-10-15T07:53:00Z">
              <w:r>
                <w:rPr>
                  <w:rFonts w:cs="Neuropol"/>
                  <w:sz w:val="20"/>
                </w:rPr>
                <w:t>N/A</w:t>
              </w:r>
            </w:ins>
            <w:del w:id="11" w:author="Ryan, Connor (Intov8)" w:date="2020-10-15T07:53:00Z">
              <w:r w:rsidR="00BC2230" w:rsidRPr="005649BA" w:rsidDel="00CF4EB3">
                <w:rPr>
                  <w:rFonts w:cs="Neuropol"/>
                  <w:sz w:val="20"/>
                </w:rPr>
                <w:delText>I8.RD.</w:delText>
              </w:r>
              <w:r w:rsidR="00EF2B8E" w:rsidDel="00CF4EB3">
                <w:rPr>
                  <w:rFonts w:cs="Neuropol"/>
                  <w:sz w:val="20"/>
                </w:rPr>
                <w:delText>48564</w:delText>
              </w:r>
            </w:del>
          </w:p>
        </w:tc>
        <w:tc>
          <w:tcPr>
            <w:tcW w:w="1840" w:type="dxa"/>
            <w:tcMar>
              <w:top w:w="0" w:type="dxa"/>
              <w:left w:w="108" w:type="dxa"/>
              <w:bottom w:w="0" w:type="dxa"/>
              <w:right w:w="108" w:type="dxa"/>
            </w:tcMar>
            <w:hideMark/>
          </w:tcPr>
          <w:p w14:paraId="3F22BBAC"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Document Type:</w:t>
            </w:r>
          </w:p>
        </w:tc>
        <w:tc>
          <w:tcPr>
            <w:tcW w:w="2704" w:type="dxa"/>
            <w:tcMar>
              <w:top w:w="0" w:type="dxa"/>
              <w:left w:w="108" w:type="dxa"/>
              <w:bottom w:w="0" w:type="dxa"/>
              <w:right w:w="108" w:type="dxa"/>
            </w:tcMar>
            <w:hideMark/>
          </w:tcPr>
          <w:p w14:paraId="32869C10" w14:textId="77777777" w:rsidR="00BC2230" w:rsidRDefault="00BC2230" w:rsidP="002F7F2C">
            <w:pPr>
              <w:autoSpaceDE w:val="0"/>
              <w:autoSpaceDN w:val="0"/>
              <w:spacing w:before="49" w:after="0" w:line="276" w:lineRule="auto"/>
              <w:ind w:right="-65"/>
              <w:rPr>
                <w:rFonts w:cs="Calibri"/>
                <w:sz w:val="20"/>
                <w:szCs w:val="20"/>
                <w:highlight w:val="yellow"/>
              </w:rPr>
            </w:pPr>
            <w:r>
              <w:rPr>
                <w:rFonts w:cs="Calibri"/>
                <w:sz w:val="20"/>
                <w:szCs w:val="20"/>
              </w:rPr>
              <w:t>Reference Document</w:t>
            </w:r>
          </w:p>
        </w:tc>
      </w:tr>
      <w:tr w:rsidR="00CF4EB3" w14:paraId="489D61D0" w14:textId="77777777" w:rsidTr="002F7F2C">
        <w:tc>
          <w:tcPr>
            <w:tcW w:w="1693" w:type="dxa"/>
            <w:tcMar>
              <w:top w:w="0" w:type="dxa"/>
              <w:left w:w="108" w:type="dxa"/>
              <w:bottom w:w="0" w:type="dxa"/>
              <w:right w:w="108" w:type="dxa"/>
            </w:tcMar>
            <w:hideMark/>
          </w:tcPr>
          <w:p w14:paraId="21FAAD75" w14:textId="77777777" w:rsidR="00CF4EB3" w:rsidRDefault="00CF4EB3" w:rsidP="00CF4EB3">
            <w:pPr>
              <w:autoSpaceDE w:val="0"/>
              <w:autoSpaceDN w:val="0"/>
              <w:spacing w:before="49" w:after="0" w:line="276" w:lineRule="auto"/>
              <w:ind w:right="34"/>
              <w:jc w:val="right"/>
              <w:rPr>
                <w:rFonts w:cs="Calibri"/>
                <w:b/>
                <w:bCs/>
                <w:i/>
                <w:iCs/>
                <w:sz w:val="20"/>
                <w:szCs w:val="20"/>
              </w:rPr>
            </w:pPr>
            <w:r>
              <w:rPr>
                <w:rFonts w:cs="Calibri"/>
                <w:b/>
                <w:bCs/>
                <w:i/>
                <w:iCs/>
                <w:sz w:val="20"/>
                <w:szCs w:val="20"/>
              </w:rPr>
              <w:t>Version:</w:t>
            </w:r>
          </w:p>
        </w:tc>
        <w:tc>
          <w:tcPr>
            <w:tcW w:w="2547" w:type="dxa"/>
            <w:tcMar>
              <w:top w:w="0" w:type="dxa"/>
              <w:left w:w="108" w:type="dxa"/>
              <w:bottom w:w="0" w:type="dxa"/>
              <w:right w:w="108" w:type="dxa"/>
            </w:tcMar>
            <w:hideMark/>
          </w:tcPr>
          <w:p w14:paraId="28DD22C5" w14:textId="472A59F4" w:rsidR="00CF4EB3" w:rsidRPr="00492740" w:rsidRDefault="00CF4EB3" w:rsidP="00CF4EB3">
            <w:pPr>
              <w:autoSpaceDE w:val="0"/>
              <w:autoSpaceDN w:val="0"/>
              <w:spacing w:before="49" w:after="0" w:line="276" w:lineRule="auto"/>
              <w:ind w:right="-65"/>
              <w:rPr>
                <w:rFonts w:cs="Calibri"/>
                <w:sz w:val="20"/>
                <w:szCs w:val="20"/>
                <w:highlight w:val="yellow"/>
              </w:rPr>
            </w:pPr>
            <w:ins w:id="12" w:author="Ryan, Connor (Intov8)" w:date="2020-10-15T07:53:00Z">
              <w:r>
                <w:rPr>
                  <w:rFonts w:cs="Calibri"/>
                  <w:sz w:val="20"/>
                  <w:szCs w:val="20"/>
                </w:rPr>
                <w:t>A</w:t>
              </w:r>
            </w:ins>
            <w:del w:id="13" w:author="Ryan, Connor (Intov8)" w:date="2020-10-15T07:53:00Z">
              <w:r w:rsidDel="00CF4EB3">
                <w:rPr>
                  <w:rFonts w:cs="Calibri"/>
                  <w:sz w:val="20"/>
                  <w:szCs w:val="20"/>
                </w:rPr>
                <w:delText>B</w:delText>
              </w:r>
            </w:del>
          </w:p>
        </w:tc>
        <w:tc>
          <w:tcPr>
            <w:tcW w:w="1840" w:type="dxa"/>
            <w:tcMar>
              <w:top w:w="0" w:type="dxa"/>
              <w:left w:w="108" w:type="dxa"/>
              <w:bottom w:w="0" w:type="dxa"/>
              <w:right w:w="108" w:type="dxa"/>
            </w:tcMar>
            <w:hideMark/>
          </w:tcPr>
          <w:p w14:paraId="468B9B0F"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Version Date:</w:t>
            </w:r>
          </w:p>
        </w:tc>
        <w:tc>
          <w:tcPr>
            <w:tcW w:w="2704" w:type="dxa"/>
            <w:tcMar>
              <w:top w:w="0" w:type="dxa"/>
              <w:left w:w="108" w:type="dxa"/>
              <w:bottom w:w="0" w:type="dxa"/>
              <w:right w:w="108" w:type="dxa"/>
            </w:tcMar>
          </w:tcPr>
          <w:p w14:paraId="74C870D4" w14:textId="724E76A4" w:rsidR="00CF4EB3" w:rsidRDefault="00CF4EB3" w:rsidP="00CF4EB3">
            <w:pPr>
              <w:tabs>
                <w:tab w:val="left" w:pos="1365"/>
              </w:tabs>
              <w:autoSpaceDE w:val="0"/>
              <w:autoSpaceDN w:val="0"/>
              <w:spacing w:before="49" w:after="0" w:line="276" w:lineRule="auto"/>
              <w:ind w:right="813"/>
              <w:rPr>
                <w:rFonts w:cs="Calibri"/>
                <w:sz w:val="20"/>
                <w:szCs w:val="20"/>
              </w:rPr>
            </w:pPr>
            <w:ins w:id="14" w:author="Ryan, Connor (Intov8)" w:date="2020-10-15T07:53:00Z">
              <w:r>
                <w:rPr>
                  <w:rFonts w:cs="Neuropol"/>
                  <w:sz w:val="20"/>
                </w:rPr>
                <w:t>15-OCT-2020</w:t>
              </w:r>
            </w:ins>
            <w:del w:id="15" w:author="Ryan, Connor (Intov8)" w:date="2020-10-15T07:53:00Z">
              <w:r w:rsidDel="00AE32BF">
                <w:rPr>
                  <w:rFonts w:cs="Neuropol"/>
                  <w:sz w:val="20"/>
                </w:rPr>
                <w:delText>21-APR-2020</w:delText>
              </w:r>
            </w:del>
          </w:p>
        </w:tc>
      </w:tr>
      <w:tr w:rsidR="00BC2230" w14:paraId="2BC7212E" w14:textId="77777777" w:rsidTr="002F7F2C">
        <w:tc>
          <w:tcPr>
            <w:tcW w:w="1693" w:type="dxa"/>
            <w:tcMar>
              <w:top w:w="0" w:type="dxa"/>
              <w:left w:w="108" w:type="dxa"/>
              <w:bottom w:w="0" w:type="dxa"/>
              <w:right w:w="108" w:type="dxa"/>
            </w:tcMar>
            <w:hideMark/>
          </w:tcPr>
          <w:p w14:paraId="58BE3883"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Update Details:</w:t>
            </w:r>
          </w:p>
        </w:tc>
        <w:tc>
          <w:tcPr>
            <w:tcW w:w="7091" w:type="dxa"/>
            <w:gridSpan w:val="3"/>
            <w:tcMar>
              <w:top w:w="0" w:type="dxa"/>
              <w:left w:w="108" w:type="dxa"/>
              <w:bottom w:w="0" w:type="dxa"/>
              <w:right w:w="108" w:type="dxa"/>
            </w:tcMar>
            <w:hideMark/>
          </w:tcPr>
          <w:p w14:paraId="148ACC2A" w14:textId="7CF236A3" w:rsidR="00BC2230" w:rsidRPr="00BC2230" w:rsidRDefault="00BC2230" w:rsidP="002F7F2C">
            <w:pPr>
              <w:widowControl w:val="0"/>
              <w:autoSpaceDE w:val="0"/>
              <w:autoSpaceDN w:val="0"/>
              <w:adjustRightInd w:val="0"/>
              <w:spacing w:before="49" w:line="276" w:lineRule="auto"/>
              <w:rPr>
                <w:rFonts w:cs="Neuropol"/>
                <w:sz w:val="20"/>
              </w:rPr>
            </w:pPr>
            <w:del w:id="16" w:author="Ryan, Connor (Intov8)" w:date="2020-10-15T07:53:00Z">
              <w:r w:rsidDel="00CF4EB3">
                <w:rPr>
                  <w:rFonts w:cs="Neuropol"/>
                  <w:sz w:val="20"/>
                </w:rPr>
                <w:delText xml:space="preserve">For revision history, please see Table 1 in </w:delText>
              </w:r>
              <w:r w:rsidR="00577942" w:rsidDel="00CF4EB3">
                <w:rPr>
                  <w:rFonts w:cs="Neuropol"/>
                  <w:sz w:val="20"/>
                </w:rPr>
                <w:delText xml:space="preserve">the last section </w:delText>
              </w:r>
              <w:r w:rsidDel="00CF4EB3">
                <w:rPr>
                  <w:rFonts w:cs="Neuropol"/>
                  <w:sz w:val="20"/>
                </w:rPr>
                <w:delText>of this document.</w:delText>
              </w:r>
            </w:del>
            <w:ins w:id="17" w:author="Ryan, Connor (Intov8)" w:date="2020-10-15T07:53:00Z">
              <w:r w:rsidR="00CF4EB3">
                <w:rPr>
                  <w:rFonts w:cs="Neuropol"/>
                  <w:sz w:val="20"/>
                </w:rPr>
                <w:t>N/A</w:t>
              </w:r>
            </w:ins>
          </w:p>
        </w:tc>
      </w:tr>
    </w:tbl>
    <w:p w14:paraId="0C8FB9A0" w14:textId="77777777" w:rsidR="00530C6F" w:rsidRDefault="00530C6F">
      <w:pPr>
        <w:rPr>
          <w:sz w:val="44"/>
        </w:rPr>
      </w:pPr>
      <w:r>
        <w:rPr>
          <w:sz w:val="44"/>
        </w:rPr>
        <w:br w:type="page"/>
      </w:r>
    </w:p>
    <w:sdt>
      <w:sdtPr>
        <w:rPr>
          <w:rFonts w:asciiTheme="minorHAnsi" w:eastAsiaTheme="minorHAnsi" w:hAnsiTheme="minorHAnsi" w:cstheme="minorBidi"/>
          <w:color w:val="auto"/>
          <w:sz w:val="22"/>
          <w:szCs w:val="22"/>
          <w:lang w:val="en-AU"/>
        </w:rPr>
        <w:id w:val="-809861474"/>
        <w:docPartObj>
          <w:docPartGallery w:val="Table of Contents"/>
          <w:docPartUnique/>
        </w:docPartObj>
      </w:sdtPr>
      <w:sdtEndPr>
        <w:rPr>
          <w:b/>
          <w:bCs/>
          <w:noProof/>
        </w:rPr>
      </w:sdtEndPr>
      <w:sdtContent>
        <w:p w14:paraId="00D0F0D7" w14:textId="77777777" w:rsidR="00DA5B9B" w:rsidRDefault="00DA5B9B">
          <w:pPr>
            <w:pStyle w:val="TOCHeading"/>
          </w:pPr>
          <w:r>
            <w:t>Contents</w:t>
          </w:r>
        </w:p>
        <w:p w14:paraId="5DAA0DC4" w14:textId="25BFBCAA" w:rsidR="00E6109F" w:rsidRDefault="00DA5B9B">
          <w:pPr>
            <w:pStyle w:val="TOC1"/>
            <w:tabs>
              <w:tab w:val="left" w:pos="440"/>
              <w:tab w:val="right" w:leader="dot" w:pos="10223"/>
            </w:tabs>
            <w:rPr>
              <w:rFonts w:eastAsiaTheme="minorEastAsia"/>
              <w:noProof/>
              <w:lang w:eastAsia="en-AU"/>
            </w:rPr>
          </w:pPr>
          <w:r>
            <w:fldChar w:fldCharType="begin"/>
          </w:r>
          <w:r>
            <w:instrText xml:space="preserve"> TOC \o "1-3" \h \z \u </w:instrText>
          </w:r>
          <w:r>
            <w:fldChar w:fldCharType="separate"/>
          </w:r>
          <w:hyperlink w:anchor="_Toc35349626" w:history="1">
            <w:r w:rsidR="00E6109F" w:rsidRPr="00DA60D2">
              <w:rPr>
                <w:rStyle w:val="Hyperlink"/>
                <w:noProof/>
              </w:rPr>
              <w:t>1.</w:t>
            </w:r>
            <w:r w:rsidR="00E6109F">
              <w:rPr>
                <w:rFonts w:eastAsiaTheme="minorEastAsia"/>
                <w:noProof/>
                <w:lang w:eastAsia="en-AU"/>
              </w:rPr>
              <w:tab/>
            </w:r>
            <w:r w:rsidR="00E6109F" w:rsidRPr="00DA60D2">
              <w:rPr>
                <w:rStyle w:val="Hyperlink"/>
                <w:noProof/>
              </w:rPr>
              <w:t>Summary</w:t>
            </w:r>
            <w:r w:rsidR="00E6109F">
              <w:rPr>
                <w:noProof/>
                <w:webHidden/>
              </w:rPr>
              <w:tab/>
            </w:r>
            <w:r w:rsidR="00E6109F">
              <w:rPr>
                <w:noProof/>
                <w:webHidden/>
              </w:rPr>
              <w:fldChar w:fldCharType="begin"/>
            </w:r>
            <w:r w:rsidR="00E6109F">
              <w:rPr>
                <w:noProof/>
                <w:webHidden/>
              </w:rPr>
              <w:instrText xml:space="preserve"> PAGEREF _Toc35349626 \h </w:instrText>
            </w:r>
            <w:r w:rsidR="00E6109F">
              <w:rPr>
                <w:noProof/>
                <w:webHidden/>
              </w:rPr>
            </w:r>
            <w:r w:rsidR="00E6109F">
              <w:rPr>
                <w:noProof/>
                <w:webHidden/>
              </w:rPr>
              <w:fldChar w:fldCharType="separate"/>
            </w:r>
            <w:r w:rsidR="00E6109F">
              <w:rPr>
                <w:noProof/>
                <w:webHidden/>
              </w:rPr>
              <w:t>3</w:t>
            </w:r>
            <w:r w:rsidR="00E6109F">
              <w:rPr>
                <w:noProof/>
                <w:webHidden/>
              </w:rPr>
              <w:fldChar w:fldCharType="end"/>
            </w:r>
          </w:hyperlink>
        </w:p>
        <w:p w14:paraId="5FDF0153" w14:textId="251AAB3C" w:rsidR="00E6109F" w:rsidRDefault="00DA5295">
          <w:pPr>
            <w:pStyle w:val="TOC3"/>
            <w:tabs>
              <w:tab w:val="right" w:leader="dot" w:pos="10223"/>
            </w:tabs>
            <w:rPr>
              <w:rFonts w:eastAsiaTheme="minorEastAsia"/>
              <w:noProof/>
              <w:lang w:eastAsia="en-AU"/>
            </w:rPr>
          </w:pPr>
          <w:hyperlink w:anchor="_Toc35349627" w:history="1">
            <w:r w:rsidR="00E6109F" w:rsidRPr="00DA60D2">
              <w:rPr>
                <w:rStyle w:val="Hyperlink"/>
                <w:noProof/>
              </w:rPr>
              <w:t>Prerequisite</w:t>
            </w:r>
            <w:r w:rsidR="00E6109F">
              <w:rPr>
                <w:noProof/>
                <w:webHidden/>
              </w:rPr>
              <w:tab/>
            </w:r>
            <w:r w:rsidR="00E6109F">
              <w:rPr>
                <w:noProof/>
                <w:webHidden/>
              </w:rPr>
              <w:fldChar w:fldCharType="begin"/>
            </w:r>
            <w:r w:rsidR="00E6109F">
              <w:rPr>
                <w:noProof/>
                <w:webHidden/>
              </w:rPr>
              <w:instrText xml:space="preserve"> PAGEREF _Toc35349627 \h </w:instrText>
            </w:r>
            <w:r w:rsidR="00E6109F">
              <w:rPr>
                <w:noProof/>
                <w:webHidden/>
              </w:rPr>
            </w:r>
            <w:r w:rsidR="00E6109F">
              <w:rPr>
                <w:noProof/>
                <w:webHidden/>
              </w:rPr>
              <w:fldChar w:fldCharType="separate"/>
            </w:r>
            <w:r w:rsidR="00E6109F">
              <w:rPr>
                <w:noProof/>
                <w:webHidden/>
              </w:rPr>
              <w:t>3</w:t>
            </w:r>
            <w:r w:rsidR="00E6109F">
              <w:rPr>
                <w:noProof/>
                <w:webHidden/>
              </w:rPr>
              <w:fldChar w:fldCharType="end"/>
            </w:r>
          </w:hyperlink>
        </w:p>
        <w:p w14:paraId="0942C74A" w14:textId="50DA2010" w:rsidR="00E6109F" w:rsidRDefault="00DA5295">
          <w:pPr>
            <w:pStyle w:val="TOC1"/>
            <w:tabs>
              <w:tab w:val="left" w:pos="440"/>
              <w:tab w:val="right" w:leader="dot" w:pos="10223"/>
            </w:tabs>
            <w:rPr>
              <w:rFonts w:eastAsiaTheme="minorEastAsia"/>
              <w:noProof/>
              <w:lang w:eastAsia="en-AU"/>
            </w:rPr>
          </w:pPr>
          <w:hyperlink w:anchor="_Toc35349628" w:history="1">
            <w:r w:rsidR="00E6109F" w:rsidRPr="00DA60D2">
              <w:rPr>
                <w:rStyle w:val="Hyperlink"/>
                <w:noProof/>
              </w:rPr>
              <w:t>2.</w:t>
            </w:r>
            <w:r w:rsidR="00E6109F">
              <w:rPr>
                <w:rFonts w:eastAsiaTheme="minorEastAsia"/>
                <w:noProof/>
                <w:lang w:eastAsia="en-AU"/>
              </w:rPr>
              <w:tab/>
            </w:r>
            <w:r w:rsidR="00E6109F" w:rsidRPr="00DA60D2">
              <w:rPr>
                <w:rStyle w:val="Hyperlink"/>
                <w:noProof/>
              </w:rPr>
              <w:t>Build</w:t>
            </w:r>
            <w:r w:rsidR="00E6109F">
              <w:rPr>
                <w:noProof/>
                <w:webHidden/>
              </w:rPr>
              <w:tab/>
            </w:r>
            <w:r w:rsidR="00E6109F">
              <w:rPr>
                <w:noProof/>
                <w:webHidden/>
              </w:rPr>
              <w:fldChar w:fldCharType="begin"/>
            </w:r>
            <w:r w:rsidR="00E6109F">
              <w:rPr>
                <w:noProof/>
                <w:webHidden/>
              </w:rPr>
              <w:instrText xml:space="preserve"> PAGEREF _Toc35349628 \h </w:instrText>
            </w:r>
            <w:r w:rsidR="00E6109F">
              <w:rPr>
                <w:noProof/>
                <w:webHidden/>
              </w:rPr>
            </w:r>
            <w:r w:rsidR="00E6109F">
              <w:rPr>
                <w:noProof/>
                <w:webHidden/>
              </w:rPr>
              <w:fldChar w:fldCharType="separate"/>
            </w:r>
            <w:r w:rsidR="00E6109F">
              <w:rPr>
                <w:noProof/>
                <w:webHidden/>
              </w:rPr>
              <w:t>4</w:t>
            </w:r>
            <w:r w:rsidR="00E6109F">
              <w:rPr>
                <w:noProof/>
                <w:webHidden/>
              </w:rPr>
              <w:fldChar w:fldCharType="end"/>
            </w:r>
          </w:hyperlink>
        </w:p>
        <w:p w14:paraId="61E41834" w14:textId="083D1434" w:rsidR="00E6109F" w:rsidRDefault="00DA5295">
          <w:pPr>
            <w:pStyle w:val="TOC1"/>
            <w:tabs>
              <w:tab w:val="left" w:pos="440"/>
              <w:tab w:val="right" w:leader="dot" w:pos="10223"/>
            </w:tabs>
            <w:rPr>
              <w:rFonts w:eastAsiaTheme="minorEastAsia"/>
              <w:noProof/>
              <w:lang w:eastAsia="en-AU"/>
            </w:rPr>
          </w:pPr>
          <w:hyperlink w:anchor="_Toc35349629" w:history="1">
            <w:r w:rsidR="00E6109F" w:rsidRPr="00DA60D2">
              <w:rPr>
                <w:rStyle w:val="Hyperlink"/>
                <w:noProof/>
              </w:rPr>
              <w:t>3.</w:t>
            </w:r>
            <w:r w:rsidR="00E6109F">
              <w:rPr>
                <w:rFonts w:eastAsiaTheme="minorEastAsia"/>
                <w:noProof/>
                <w:lang w:eastAsia="en-AU"/>
              </w:rPr>
              <w:tab/>
            </w:r>
            <w:r w:rsidR="00E6109F" w:rsidRPr="00DA60D2">
              <w:rPr>
                <w:rStyle w:val="Hyperlink"/>
                <w:noProof/>
              </w:rPr>
              <w:t>Packaging</w:t>
            </w:r>
            <w:r w:rsidR="00E6109F">
              <w:rPr>
                <w:noProof/>
                <w:webHidden/>
              </w:rPr>
              <w:tab/>
            </w:r>
            <w:r w:rsidR="00E6109F">
              <w:rPr>
                <w:noProof/>
                <w:webHidden/>
              </w:rPr>
              <w:fldChar w:fldCharType="begin"/>
            </w:r>
            <w:r w:rsidR="00E6109F">
              <w:rPr>
                <w:noProof/>
                <w:webHidden/>
              </w:rPr>
              <w:instrText xml:space="preserve"> PAGEREF _Toc35349629 \h </w:instrText>
            </w:r>
            <w:r w:rsidR="00E6109F">
              <w:rPr>
                <w:noProof/>
                <w:webHidden/>
              </w:rPr>
            </w:r>
            <w:r w:rsidR="00E6109F">
              <w:rPr>
                <w:noProof/>
                <w:webHidden/>
              </w:rPr>
              <w:fldChar w:fldCharType="separate"/>
            </w:r>
            <w:r w:rsidR="00E6109F">
              <w:rPr>
                <w:noProof/>
                <w:webHidden/>
              </w:rPr>
              <w:t>8</w:t>
            </w:r>
            <w:r w:rsidR="00E6109F">
              <w:rPr>
                <w:noProof/>
                <w:webHidden/>
              </w:rPr>
              <w:fldChar w:fldCharType="end"/>
            </w:r>
          </w:hyperlink>
        </w:p>
        <w:p w14:paraId="0681772F" w14:textId="362241E1" w:rsidR="00E6109F" w:rsidRDefault="00DA5295">
          <w:pPr>
            <w:pStyle w:val="TOC1"/>
            <w:tabs>
              <w:tab w:val="left" w:pos="440"/>
              <w:tab w:val="right" w:leader="dot" w:pos="10223"/>
            </w:tabs>
            <w:rPr>
              <w:rFonts w:eastAsiaTheme="minorEastAsia"/>
              <w:noProof/>
              <w:lang w:eastAsia="en-AU"/>
            </w:rPr>
          </w:pPr>
          <w:hyperlink w:anchor="_Toc35349630" w:history="1">
            <w:r w:rsidR="00E6109F" w:rsidRPr="00DA60D2">
              <w:rPr>
                <w:rStyle w:val="Hyperlink"/>
                <w:noProof/>
              </w:rPr>
              <w:t>4.</w:t>
            </w:r>
            <w:r w:rsidR="00E6109F">
              <w:rPr>
                <w:rFonts w:eastAsiaTheme="minorEastAsia"/>
                <w:noProof/>
                <w:lang w:eastAsia="en-AU"/>
              </w:rPr>
              <w:tab/>
            </w:r>
            <w:r w:rsidR="00E6109F" w:rsidRPr="00DA60D2">
              <w:rPr>
                <w:rStyle w:val="Hyperlink"/>
                <w:noProof/>
              </w:rPr>
              <w:t>Configure App Center distribution group</w:t>
            </w:r>
            <w:r w:rsidR="00E6109F">
              <w:rPr>
                <w:noProof/>
                <w:webHidden/>
              </w:rPr>
              <w:tab/>
            </w:r>
            <w:r w:rsidR="00E6109F">
              <w:rPr>
                <w:noProof/>
                <w:webHidden/>
              </w:rPr>
              <w:fldChar w:fldCharType="begin"/>
            </w:r>
            <w:r w:rsidR="00E6109F">
              <w:rPr>
                <w:noProof/>
                <w:webHidden/>
              </w:rPr>
              <w:instrText xml:space="preserve"> PAGEREF _Toc35349630 \h </w:instrText>
            </w:r>
            <w:r w:rsidR="00E6109F">
              <w:rPr>
                <w:noProof/>
                <w:webHidden/>
              </w:rPr>
            </w:r>
            <w:r w:rsidR="00E6109F">
              <w:rPr>
                <w:noProof/>
                <w:webHidden/>
              </w:rPr>
              <w:fldChar w:fldCharType="separate"/>
            </w:r>
            <w:r w:rsidR="00E6109F">
              <w:rPr>
                <w:noProof/>
                <w:webHidden/>
              </w:rPr>
              <w:t>12</w:t>
            </w:r>
            <w:r w:rsidR="00E6109F">
              <w:rPr>
                <w:noProof/>
                <w:webHidden/>
              </w:rPr>
              <w:fldChar w:fldCharType="end"/>
            </w:r>
          </w:hyperlink>
        </w:p>
        <w:p w14:paraId="2FC5F5F4" w14:textId="00A14EF6" w:rsidR="00E6109F" w:rsidRDefault="00DA5295">
          <w:pPr>
            <w:pStyle w:val="TOC1"/>
            <w:tabs>
              <w:tab w:val="left" w:pos="440"/>
              <w:tab w:val="right" w:leader="dot" w:pos="10223"/>
            </w:tabs>
            <w:rPr>
              <w:rFonts w:eastAsiaTheme="minorEastAsia"/>
              <w:noProof/>
              <w:lang w:eastAsia="en-AU"/>
            </w:rPr>
          </w:pPr>
          <w:hyperlink w:anchor="_Toc35349631" w:history="1">
            <w:r w:rsidR="00E6109F" w:rsidRPr="00DA60D2">
              <w:rPr>
                <w:rStyle w:val="Hyperlink"/>
                <w:noProof/>
              </w:rPr>
              <w:t>6.</w:t>
            </w:r>
            <w:r w:rsidR="00E6109F">
              <w:rPr>
                <w:rFonts w:eastAsiaTheme="minorEastAsia"/>
                <w:noProof/>
                <w:lang w:eastAsia="en-AU"/>
              </w:rPr>
              <w:tab/>
            </w:r>
            <w:r w:rsidR="00E6109F" w:rsidRPr="00DA60D2">
              <w:rPr>
                <w:rStyle w:val="Hyperlink"/>
                <w:noProof/>
              </w:rPr>
              <w:t>Release</w:t>
            </w:r>
            <w:r w:rsidR="00E6109F">
              <w:rPr>
                <w:noProof/>
                <w:webHidden/>
              </w:rPr>
              <w:tab/>
            </w:r>
            <w:r w:rsidR="00E6109F">
              <w:rPr>
                <w:noProof/>
                <w:webHidden/>
              </w:rPr>
              <w:fldChar w:fldCharType="begin"/>
            </w:r>
            <w:r w:rsidR="00E6109F">
              <w:rPr>
                <w:noProof/>
                <w:webHidden/>
              </w:rPr>
              <w:instrText xml:space="preserve"> PAGEREF _Toc35349631 \h </w:instrText>
            </w:r>
            <w:r w:rsidR="00E6109F">
              <w:rPr>
                <w:noProof/>
                <w:webHidden/>
              </w:rPr>
            </w:r>
            <w:r w:rsidR="00E6109F">
              <w:rPr>
                <w:noProof/>
                <w:webHidden/>
              </w:rPr>
              <w:fldChar w:fldCharType="separate"/>
            </w:r>
            <w:r w:rsidR="00E6109F">
              <w:rPr>
                <w:noProof/>
                <w:webHidden/>
              </w:rPr>
              <w:t>14</w:t>
            </w:r>
            <w:r w:rsidR="00E6109F">
              <w:rPr>
                <w:noProof/>
                <w:webHidden/>
              </w:rPr>
              <w:fldChar w:fldCharType="end"/>
            </w:r>
          </w:hyperlink>
        </w:p>
        <w:p w14:paraId="58796E1A" w14:textId="20AAB9FC" w:rsidR="00E6109F" w:rsidRDefault="00DA5295">
          <w:pPr>
            <w:pStyle w:val="TOC1"/>
            <w:tabs>
              <w:tab w:val="right" w:leader="dot" w:pos="10223"/>
            </w:tabs>
            <w:rPr>
              <w:rFonts w:eastAsiaTheme="minorEastAsia"/>
              <w:noProof/>
              <w:lang w:eastAsia="en-AU"/>
            </w:rPr>
          </w:pPr>
          <w:hyperlink w:anchor="_Toc35349632" w:history="1">
            <w:r w:rsidR="00E6109F" w:rsidRPr="00DA60D2">
              <w:rPr>
                <w:rStyle w:val="Hyperlink"/>
                <w:noProof/>
              </w:rPr>
              <w:t>Revision History</w:t>
            </w:r>
            <w:r w:rsidR="00E6109F">
              <w:rPr>
                <w:noProof/>
                <w:webHidden/>
              </w:rPr>
              <w:tab/>
            </w:r>
            <w:r w:rsidR="00E6109F">
              <w:rPr>
                <w:noProof/>
                <w:webHidden/>
              </w:rPr>
              <w:fldChar w:fldCharType="begin"/>
            </w:r>
            <w:r w:rsidR="00E6109F">
              <w:rPr>
                <w:noProof/>
                <w:webHidden/>
              </w:rPr>
              <w:instrText xml:space="preserve"> PAGEREF _Toc35349632 \h </w:instrText>
            </w:r>
            <w:r w:rsidR="00E6109F">
              <w:rPr>
                <w:noProof/>
                <w:webHidden/>
              </w:rPr>
            </w:r>
            <w:r w:rsidR="00E6109F">
              <w:rPr>
                <w:noProof/>
                <w:webHidden/>
              </w:rPr>
              <w:fldChar w:fldCharType="separate"/>
            </w:r>
            <w:r w:rsidR="00E6109F">
              <w:rPr>
                <w:noProof/>
                <w:webHidden/>
              </w:rPr>
              <w:t>18</w:t>
            </w:r>
            <w:r w:rsidR="00E6109F">
              <w:rPr>
                <w:noProof/>
                <w:webHidden/>
              </w:rPr>
              <w:fldChar w:fldCharType="end"/>
            </w:r>
          </w:hyperlink>
        </w:p>
        <w:p w14:paraId="4E90B292" w14:textId="4581BAD4" w:rsidR="00DA5B9B" w:rsidRDefault="00DA5B9B">
          <w:r>
            <w:rPr>
              <w:b/>
              <w:bCs/>
              <w:noProof/>
            </w:rPr>
            <w:fldChar w:fldCharType="end"/>
          </w:r>
        </w:p>
      </w:sdtContent>
    </w:sdt>
    <w:p w14:paraId="2707DFC3" w14:textId="49B053CA" w:rsidR="006E63C5" w:rsidRDefault="006E63C5">
      <w:pPr>
        <w:rPr>
          <w:rFonts w:asciiTheme="majorHAnsi" w:eastAsiaTheme="majorEastAsia" w:hAnsiTheme="majorHAnsi" w:cstheme="majorBidi"/>
          <w:color w:val="2F5496" w:themeColor="accent1" w:themeShade="BF"/>
          <w:sz w:val="32"/>
          <w:szCs w:val="32"/>
        </w:rPr>
      </w:pPr>
      <w:r>
        <w:br w:type="page"/>
      </w:r>
    </w:p>
    <w:p w14:paraId="66DD8065" w14:textId="00B8ACE2" w:rsidR="003210DE" w:rsidDel="00CF4EB3" w:rsidRDefault="00CF4EB3" w:rsidP="00CF4EB3">
      <w:pPr>
        <w:pStyle w:val="Heading1"/>
        <w:rPr>
          <w:del w:id="18" w:author="Ryan, Connor (Intov8)" w:date="2020-10-15T07:54:00Z"/>
        </w:rPr>
        <w:pPrChange w:id="19" w:author="Ryan, Connor (Intov8)" w:date="2020-10-15T07:55:00Z">
          <w:pPr>
            <w:pStyle w:val="Heading1"/>
          </w:pPr>
        </w:pPrChange>
      </w:pPr>
      <w:bookmarkStart w:id="20" w:name="_Toc12887685"/>
      <w:bookmarkStart w:id="21" w:name="_Toc17809985"/>
      <w:bookmarkStart w:id="22" w:name="_Toc35349626"/>
      <w:ins w:id="23" w:author="Ryan, Connor (Intov8)" w:date="2020-10-15T07:55:00Z">
        <w:r>
          <w:lastRenderedPageBreak/>
          <w:t>Current Summary</w:t>
        </w:r>
      </w:ins>
      <w:ins w:id="24" w:author="Ryan, Connor (Intov8)" w:date="2020-10-15T07:56:00Z">
        <w:r>
          <w:br/>
        </w:r>
      </w:ins>
      <w:del w:id="25" w:author="Ryan, Connor (Intov8)" w:date="2020-10-15T07:54:00Z">
        <w:r w:rsidR="003210DE" w:rsidDel="00CF4EB3">
          <w:delText>Summary</w:delText>
        </w:r>
        <w:bookmarkEnd w:id="22"/>
      </w:del>
    </w:p>
    <w:p w14:paraId="1D3D02EA" w14:textId="77777777" w:rsidR="00CF4EB3" w:rsidRPr="00CF4EB3" w:rsidRDefault="00CF4EB3" w:rsidP="00CF4EB3">
      <w:pPr>
        <w:pStyle w:val="Heading1"/>
        <w:rPr>
          <w:ins w:id="26" w:author="Ryan, Connor (Intov8)" w:date="2020-10-15T07:55:00Z"/>
          <w:rPrChange w:id="27" w:author="Ryan, Connor (Intov8)" w:date="2020-10-15T07:55:00Z">
            <w:rPr>
              <w:ins w:id="28" w:author="Ryan, Connor (Intov8)" w:date="2020-10-15T07:55:00Z"/>
            </w:rPr>
          </w:rPrChange>
        </w:rPr>
        <w:pPrChange w:id="29" w:author="Ryan, Connor (Intov8)" w:date="2020-10-15T07:55:00Z">
          <w:pPr>
            <w:pStyle w:val="Heading1"/>
          </w:pPr>
        </w:pPrChange>
      </w:pPr>
    </w:p>
    <w:p w14:paraId="7BB5E2C3" w14:textId="187F4F4F" w:rsidR="00CF4EB3" w:rsidRDefault="00CF4EB3" w:rsidP="00CF4EB3">
      <w:pPr>
        <w:rPr>
          <w:ins w:id="30" w:author="Ryan, Connor (Intov8)" w:date="2020-10-15T08:27:00Z"/>
        </w:rPr>
      </w:pPr>
      <w:ins w:id="31" w:author="Ryan, Connor (Intov8)" w:date="2020-10-15T07:56:00Z">
        <w:r>
          <w:t xml:space="preserve">Currently, </w:t>
        </w:r>
      </w:ins>
      <w:ins w:id="32" w:author="Ryan, Connor (Intov8)" w:date="2020-10-15T08:13:00Z">
        <w:r w:rsidR="00DF3FAD">
          <w:t xml:space="preserve">the </w:t>
        </w:r>
      </w:ins>
      <w:ins w:id="33" w:author="Ryan, Connor (Intov8)" w:date="2020-10-15T08:16:00Z">
        <w:r w:rsidR="00DF3FAD">
          <w:t>functio</w:t>
        </w:r>
      </w:ins>
      <w:ins w:id="34" w:author="Ryan, Connor (Intov8)" w:date="2020-10-15T08:17:00Z">
        <w:r w:rsidR="00DF3FAD">
          <w:t>ning parts of this project include code that sit</w:t>
        </w:r>
      </w:ins>
      <w:ins w:id="35" w:author="Ryan, Connor (Intov8)" w:date="2020-10-15T08:18:00Z">
        <w:r w:rsidR="00DF3FAD">
          <w:t>s</w:t>
        </w:r>
      </w:ins>
      <w:ins w:id="36" w:author="Ryan, Connor (Intov8)" w:date="2020-10-15T08:17:00Z">
        <w:r w:rsidR="00DF3FAD">
          <w:t xml:space="preserve"> on </w:t>
        </w:r>
      </w:ins>
      <w:proofErr w:type="spellStart"/>
      <w:ins w:id="37" w:author="Ryan, Connor (Intov8)" w:date="2020-10-15T08:15:00Z">
        <w:r w:rsidR="00DF3FAD">
          <w:t>A</w:t>
        </w:r>
      </w:ins>
      <w:ins w:id="38" w:author="Ryan, Connor (Intov8)" w:date="2020-10-15T08:13:00Z">
        <w:r w:rsidR="00DF3FAD">
          <w:t>rdunio</w:t>
        </w:r>
      </w:ins>
      <w:proofErr w:type="spellEnd"/>
      <w:ins w:id="39" w:author="Ryan, Connor (Intov8)" w:date="2020-10-15T08:16:00Z">
        <w:r w:rsidR="00DF3FAD">
          <w:t xml:space="preserve"> </w:t>
        </w:r>
      </w:ins>
      <w:ins w:id="40" w:author="Ryan, Connor (Intov8)" w:date="2020-10-15T08:18:00Z">
        <w:r w:rsidR="00DF3FAD">
          <w:t xml:space="preserve">and pulls the distance </w:t>
        </w:r>
      </w:ins>
      <w:ins w:id="41" w:author="Ryan, Connor (Intov8)" w:date="2020-10-15T08:22:00Z">
        <w:r w:rsidR="00DF3FAD">
          <w:t xml:space="preserve">based on </w:t>
        </w:r>
        <w:proofErr w:type="gramStart"/>
        <w:r w:rsidR="00DF3FAD">
          <w:t>a</w:t>
        </w:r>
        <w:proofErr w:type="gramEnd"/>
        <w:r w:rsidR="00DF3FAD">
          <w:t xml:space="preserve"> Ultrasonic waterproof sensor. This data is then pushed to a </w:t>
        </w:r>
        <w:proofErr w:type="spellStart"/>
        <w:r w:rsidR="00DF3FAD">
          <w:t>mongoDB</w:t>
        </w:r>
        <w:proofErr w:type="spellEnd"/>
        <w:r w:rsidR="00DF3FAD">
          <w:t xml:space="preserve"> cloud database</w:t>
        </w:r>
      </w:ins>
      <w:ins w:id="42" w:author="Ryan, Connor (Intov8)" w:date="2020-10-15T08:28:00Z">
        <w:r w:rsidR="00E82898">
          <w:t xml:space="preserve"> (Could potentially be Azure if necessary)</w:t>
        </w:r>
      </w:ins>
      <w:ins w:id="43" w:author="Ryan, Connor (Intov8)" w:date="2020-10-15T08:22:00Z">
        <w:r w:rsidR="00DF3FAD">
          <w:t xml:space="preserve"> for loggin</w:t>
        </w:r>
      </w:ins>
      <w:ins w:id="44" w:author="Ryan, Connor (Intov8)" w:date="2020-10-15T08:27:00Z">
        <w:r w:rsidR="00E82898">
          <w:t xml:space="preserve">g and future analysis. </w:t>
        </w:r>
      </w:ins>
    </w:p>
    <w:p w14:paraId="0FA5E9A5" w14:textId="2D3935B9" w:rsidR="00E82898" w:rsidRDefault="00E82898" w:rsidP="00CF4EB3">
      <w:pPr>
        <w:rPr>
          <w:ins w:id="45" w:author="Ryan, Connor (Intov8)" w:date="2020-10-15T07:56:00Z"/>
        </w:rPr>
        <w:pPrChange w:id="46" w:author="Ryan, Connor (Intov8)" w:date="2020-10-15T07:56:00Z">
          <w:pPr>
            <w:pStyle w:val="Heading1"/>
          </w:pPr>
        </w:pPrChange>
      </w:pPr>
      <w:ins w:id="47" w:author="Ryan, Connor (Intov8)" w:date="2020-10-15T08:28:00Z">
        <w:r>
          <w:t xml:space="preserve">This data is then pulled back down onto the </w:t>
        </w:r>
        <w:proofErr w:type="spellStart"/>
        <w:r>
          <w:t>Ardunio</w:t>
        </w:r>
        <w:proofErr w:type="spellEnd"/>
        <w:r>
          <w:t xml:space="preserve"> </w:t>
        </w:r>
      </w:ins>
    </w:p>
    <w:p w14:paraId="51DE78C4" w14:textId="57A1F80D" w:rsidR="00CF4EB3" w:rsidRDefault="00CF4EB3" w:rsidP="00CF4EB3">
      <w:pPr>
        <w:pStyle w:val="Heading1"/>
        <w:rPr>
          <w:ins w:id="48" w:author="Ryan, Connor (Intov8)" w:date="2020-10-15T07:55:00Z"/>
        </w:rPr>
        <w:pPrChange w:id="49" w:author="Ryan, Connor (Intov8)" w:date="2020-10-15T07:55:00Z">
          <w:pPr>
            <w:pStyle w:val="Heading1"/>
          </w:pPr>
        </w:pPrChange>
      </w:pPr>
      <w:ins w:id="50" w:author="Ryan, Connor (Intov8)" w:date="2020-10-15T07:54:00Z">
        <w:r>
          <w:t xml:space="preserve">Next </w:t>
        </w:r>
      </w:ins>
      <w:ins w:id="51" w:author="Ryan, Connor (Intov8)" w:date="2020-10-15T07:55:00Z">
        <w:r>
          <w:t>Steps</w:t>
        </w:r>
      </w:ins>
    </w:p>
    <w:p w14:paraId="00C9DFF0" w14:textId="6E3EEA0A" w:rsidR="00CF4EB3" w:rsidRDefault="00CF4EB3" w:rsidP="00CF4EB3">
      <w:pPr>
        <w:pStyle w:val="Heading2"/>
        <w:rPr>
          <w:ins w:id="52" w:author="Ryan, Connor (Intov8)" w:date="2020-10-15T07:55:00Z"/>
        </w:rPr>
        <w:pPrChange w:id="53" w:author="Ryan, Connor (Intov8)" w:date="2020-10-15T07:56:00Z">
          <w:pPr/>
        </w:pPrChange>
      </w:pPr>
      <w:ins w:id="54" w:author="Ryan, Connor (Intov8)" w:date="2020-10-15T07:56:00Z">
        <w:r>
          <w:t>Stage 1</w:t>
        </w:r>
      </w:ins>
    </w:p>
    <w:p w14:paraId="08B27050" w14:textId="4769A6C1" w:rsidR="00CF4EB3" w:rsidRDefault="00CF4EB3" w:rsidP="00CF4EB3">
      <w:pPr>
        <w:pStyle w:val="Heading1"/>
        <w:rPr>
          <w:ins w:id="55" w:author="Ryan, Connor (Intov8)" w:date="2020-10-15T07:56:00Z"/>
        </w:rPr>
      </w:pPr>
      <w:ins w:id="56" w:author="Ryan, Connor (Intov8)" w:date="2020-10-15T07:56:00Z">
        <w:r>
          <w:t>Item Requirements</w:t>
        </w:r>
      </w:ins>
    </w:p>
    <w:p w14:paraId="2C8456BC" w14:textId="77777777" w:rsidR="00CF4EB3" w:rsidRDefault="00CF4EB3" w:rsidP="00CF4EB3">
      <w:pPr>
        <w:pStyle w:val="Heading2"/>
        <w:rPr>
          <w:ins w:id="57" w:author="Ryan, Connor (Intov8)" w:date="2020-10-15T07:56:00Z"/>
        </w:rPr>
      </w:pPr>
      <w:ins w:id="58" w:author="Ryan, Connor (Intov8)" w:date="2020-10-15T07:56:00Z">
        <w:r>
          <w:t>Stage 1</w:t>
        </w:r>
      </w:ins>
    </w:p>
    <w:p w14:paraId="3B2F178D" w14:textId="77777777" w:rsidR="00CF4EB3" w:rsidRPr="00CF4EB3" w:rsidRDefault="00CF4EB3" w:rsidP="00CF4EB3">
      <w:pPr>
        <w:rPr>
          <w:ins w:id="59" w:author="Ryan, Connor (Intov8)" w:date="2020-10-15T07:54:00Z"/>
          <w:rPrChange w:id="60" w:author="Ryan, Connor (Intov8)" w:date="2020-10-15T07:56:00Z">
            <w:rPr>
              <w:ins w:id="61" w:author="Ryan, Connor (Intov8)" w:date="2020-10-15T07:54:00Z"/>
            </w:rPr>
          </w:rPrChange>
        </w:rPr>
        <w:pPrChange w:id="62" w:author="Ryan, Connor (Intov8)" w:date="2020-10-15T07:56:00Z">
          <w:pPr>
            <w:pStyle w:val="Heading1"/>
            <w:numPr>
              <w:numId w:val="15"/>
            </w:numPr>
            <w:ind w:left="720" w:hanging="360"/>
          </w:pPr>
        </w:pPrChange>
      </w:pPr>
    </w:p>
    <w:p w14:paraId="74169B9C" w14:textId="09FB4073" w:rsidR="00CF4EB3" w:rsidRDefault="00CF4EB3" w:rsidP="00CF4EB3">
      <w:pPr>
        <w:pStyle w:val="Heading1"/>
        <w:rPr>
          <w:ins w:id="63" w:author="Ryan, Connor (Intov8)" w:date="2020-10-15T07:54:00Z"/>
        </w:rPr>
        <w:pPrChange w:id="64" w:author="Ryan, Connor (Intov8)" w:date="2020-10-15T07:54:00Z">
          <w:pPr/>
        </w:pPrChange>
      </w:pPr>
      <w:ins w:id="65" w:author="Ryan, Connor (Intov8)" w:date="2020-10-15T07:54:00Z">
        <w:r>
          <w:br w:type="page"/>
        </w:r>
      </w:ins>
    </w:p>
    <w:p w14:paraId="7F06B5A2" w14:textId="17A82052" w:rsidR="00EF2B8E" w:rsidDel="00CF4EB3" w:rsidRDefault="00EF2B8E" w:rsidP="00CF4EB3">
      <w:pPr>
        <w:pStyle w:val="Heading1"/>
        <w:numPr>
          <w:ilvl w:val="0"/>
          <w:numId w:val="15"/>
        </w:numPr>
        <w:rPr>
          <w:del w:id="66" w:author="Ryan, Connor (Intov8)" w:date="2020-10-15T07:54:00Z"/>
        </w:rPr>
        <w:pPrChange w:id="67" w:author="Ryan, Connor (Intov8)" w:date="2020-10-15T07:54:00Z">
          <w:pPr/>
        </w:pPrChange>
      </w:pPr>
    </w:p>
    <w:p w14:paraId="0635EACD" w14:textId="21D71A8F" w:rsidR="00FB3265" w:rsidDel="00CF4EB3" w:rsidRDefault="003210DE" w:rsidP="00CF4EB3">
      <w:pPr>
        <w:pStyle w:val="Heading1"/>
        <w:numPr>
          <w:ilvl w:val="0"/>
          <w:numId w:val="15"/>
        </w:numPr>
        <w:rPr>
          <w:del w:id="68" w:author="Ryan, Connor (Intov8)" w:date="2020-10-15T07:54:00Z"/>
        </w:rPr>
        <w:pPrChange w:id="69" w:author="Ryan, Connor (Intov8)" w:date="2020-10-15T07:54:00Z">
          <w:pPr/>
        </w:pPrChange>
      </w:pPr>
      <w:del w:id="70" w:author="Ryan, Connor (Intov8)" w:date="2020-10-15T07:54:00Z">
        <w:r w:rsidDel="00CF4EB3">
          <w:delText xml:space="preserve">As a part of our transition to a more Agile firm, we have undertaken the process of automating out initial building, testing and deployment processes. This is a part of the DevOps processes that </w:delText>
        </w:r>
        <w:r w:rsidR="00FB3265" w:rsidDel="00CF4EB3">
          <w:delText>focus on reducing our blockers and improving our customer satisfaction through a higher focus on more important factors and automating away less important factors.</w:delText>
        </w:r>
      </w:del>
    </w:p>
    <w:p w14:paraId="7B89942C" w14:textId="54229A8B" w:rsidR="002B2572" w:rsidDel="00CF4EB3" w:rsidRDefault="002B2572" w:rsidP="00CF4EB3">
      <w:pPr>
        <w:pStyle w:val="Heading1"/>
        <w:numPr>
          <w:ilvl w:val="0"/>
          <w:numId w:val="15"/>
        </w:numPr>
        <w:rPr>
          <w:del w:id="71" w:author="Ryan, Connor (Intov8)" w:date="2020-10-15T07:54:00Z"/>
        </w:rPr>
        <w:pPrChange w:id="72" w:author="Ryan, Connor (Intov8)" w:date="2020-10-15T07:54:00Z">
          <w:pPr/>
        </w:pPrChange>
      </w:pPr>
    </w:p>
    <w:p w14:paraId="560E7A90" w14:textId="0996B675" w:rsidR="002B2572" w:rsidDel="00CF4EB3" w:rsidRDefault="002B2572" w:rsidP="00CF4EB3">
      <w:pPr>
        <w:pStyle w:val="Heading1"/>
        <w:numPr>
          <w:ilvl w:val="0"/>
          <w:numId w:val="15"/>
        </w:numPr>
        <w:rPr>
          <w:del w:id="73" w:author="Ryan, Connor (Intov8)" w:date="2020-10-15T07:54:00Z"/>
        </w:rPr>
        <w:pPrChange w:id="74" w:author="Ryan, Connor (Intov8)" w:date="2020-10-15T07:54:00Z">
          <w:pPr/>
        </w:pPrChange>
      </w:pPr>
      <w:del w:id="75" w:author="Ryan, Connor (Intov8)" w:date="2020-10-15T07:54:00Z">
        <w:r w:rsidDel="00CF4EB3">
          <w:rPr>
            <w:noProof/>
          </w:rPr>
          <w:drawing>
            <wp:inline distT="0" distB="0" distL="0" distR="0" wp14:anchorId="5220C447" wp14:editId="47FD447F">
              <wp:extent cx="6497955" cy="2252980"/>
              <wp:effectExtent l="0" t="0" r="0" b="0"/>
              <wp:docPr id="22" name="Picture 22" descr="ci/c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pip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7955" cy="2252980"/>
                      </a:xfrm>
                      <a:prstGeom prst="rect">
                        <a:avLst/>
                      </a:prstGeom>
                      <a:noFill/>
                      <a:ln>
                        <a:noFill/>
                      </a:ln>
                    </pic:spPr>
                  </pic:pic>
                </a:graphicData>
              </a:graphic>
            </wp:inline>
          </w:drawing>
        </w:r>
      </w:del>
    </w:p>
    <w:p w14:paraId="6EBFA38A" w14:textId="402C6E4A" w:rsidR="002B2572" w:rsidRPr="002B2572" w:rsidDel="00CF4EB3" w:rsidRDefault="002B2572" w:rsidP="00CF4EB3">
      <w:pPr>
        <w:pStyle w:val="Heading1"/>
        <w:numPr>
          <w:ilvl w:val="0"/>
          <w:numId w:val="15"/>
        </w:numPr>
        <w:rPr>
          <w:del w:id="76" w:author="Ryan, Connor (Intov8)" w:date="2020-10-15T07:54:00Z"/>
          <w:vertAlign w:val="superscript"/>
        </w:rPr>
        <w:pPrChange w:id="77" w:author="Ryan, Connor (Intov8)" w:date="2020-10-15T07:54:00Z">
          <w:pPr>
            <w:jc w:val="center"/>
          </w:pPr>
        </w:pPrChange>
      </w:pPr>
      <w:del w:id="78" w:author="Ryan, Connor (Intov8)" w:date="2020-10-15T07:54:00Z">
        <w:r w:rsidDel="00CF4EB3">
          <w:rPr>
            <w:vertAlign w:val="superscript"/>
          </w:rPr>
          <w:delText xml:space="preserve">Source: </w:delText>
        </w:r>
        <w:r w:rsidR="00DA5295" w:rsidDel="00CF4EB3">
          <w:fldChar w:fldCharType="begin"/>
        </w:r>
        <w:r w:rsidR="00DA5295" w:rsidDel="00CF4EB3">
          <w:delInstrText xml:space="preserve"> HYPERLINK "https://www.plutora.com/blog/understanding-ci-cd-pipeline" </w:delInstrText>
        </w:r>
        <w:r w:rsidR="00DA5295" w:rsidDel="00CF4EB3">
          <w:fldChar w:fldCharType="separate"/>
        </w:r>
        <w:r w:rsidRPr="002B2572" w:rsidDel="00CF4EB3">
          <w:rPr>
            <w:rStyle w:val="Hyperlink"/>
            <w:vertAlign w:val="superscript"/>
          </w:rPr>
          <w:delText>https://www.plutora.com/blog/understanding-ci-cd-pipeline</w:delText>
        </w:r>
        <w:r w:rsidR="00DA5295" w:rsidDel="00CF4EB3">
          <w:rPr>
            <w:rStyle w:val="Hyperlink"/>
            <w:vertAlign w:val="superscript"/>
          </w:rPr>
          <w:fldChar w:fldCharType="end"/>
        </w:r>
      </w:del>
    </w:p>
    <w:p w14:paraId="1EB24F60" w14:textId="345FB409" w:rsidR="00730CC8" w:rsidDel="00CF4EB3" w:rsidRDefault="00730CC8" w:rsidP="00CF4EB3">
      <w:pPr>
        <w:pStyle w:val="Heading1"/>
        <w:numPr>
          <w:ilvl w:val="0"/>
          <w:numId w:val="15"/>
        </w:numPr>
        <w:rPr>
          <w:del w:id="79" w:author="Ryan, Connor (Intov8)" w:date="2020-10-15T07:54:00Z"/>
        </w:rPr>
        <w:pPrChange w:id="80" w:author="Ryan, Connor (Intov8)" w:date="2020-10-15T07:54:00Z">
          <w:pPr>
            <w:pStyle w:val="Heading3"/>
          </w:pPr>
        </w:pPrChange>
      </w:pPr>
      <w:bookmarkStart w:id="81" w:name="_Toc35349627"/>
      <w:del w:id="82" w:author="Ryan, Connor (Intov8)" w:date="2020-10-15T07:54:00Z">
        <w:r w:rsidDel="00CF4EB3">
          <w:delText>Prerequisite</w:delText>
        </w:r>
        <w:bookmarkEnd w:id="81"/>
      </w:del>
    </w:p>
    <w:p w14:paraId="1C97EA22" w14:textId="29D68484" w:rsidR="00C22931" w:rsidDel="00CF4EB3" w:rsidRDefault="00730CC8" w:rsidP="00CF4EB3">
      <w:pPr>
        <w:pStyle w:val="Heading1"/>
        <w:numPr>
          <w:ilvl w:val="0"/>
          <w:numId w:val="15"/>
        </w:numPr>
        <w:rPr>
          <w:del w:id="83" w:author="Ryan, Connor (Intov8)" w:date="2020-10-15T07:54:00Z"/>
        </w:rPr>
        <w:pPrChange w:id="84" w:author="Ryan, Connor (Intov8)" w:date="2020-10-15T07:54:00Z">
          <w:pPr/>
        </w:pPrChange>
      </w:pPr>
      <w:del w:id="85" w:author="Ryan, Connor (Intov8)" w:date="2020-10-15T07:54:00Z">
        <w:r w:rsidDel="00CF4EB3">
          <w:delText xml:space="preserve">This document presumes that there is already a </w:delText>
        </w:r>
        <w:r w:rsidR="00977916" w:rsidDel="00CF4EB3">
          <w:delText>functioning</w:delText>
        </w:r>
        <w:r w:rsidDel="00CF4EB3">
          <w:delText xml:space="preserve"> agent being targeted at your TFS instance. If a</w:delText>
        </w:r>
      </w:del>
      <w:ins w:id="86" w:author="Gribben, Ashley (Intov8)" w:date="2020-04-20T13:42:00Z">
        <w:del w:id="87" w:author="Ryan, Connor (Intov8)" w:date="2020-10-15T07:54:00Z">
          <w:r w:rsidR="00131B1D" w:rsidDel="00CF4EB3">
            <w:delText>n</w:delText>
          </w:r>
        </w:del>
      </w:ins>
      <w:del w:id="88" w:author="Ryan, Connor (Intov8)" w:date="2020-10-15T07:54:00Z">
        <w:r w:rsidDel="00CF4EB3">
          <w:delText xml:space="preserve"> agent is required, please see this link below for the configuration as configuration across companies is quite uniform.  </w:delText>
        </w:r>
        <w:r w:rsidDel="00CF4EB3">
          <w:br/>
        </w:r>
        <w:r w:rsidDel="00CF4EB3">
          <w:br/>
        </w:r>
        <w:r w:rsidR="00DA5295" w:rsidDel="00CF4EB3">
          <w:fldChar w:fldCharType="begin"/>
        </w:r>
        <w:r w:rsidR="00DA5295" w:rsidDel="00CF4EB3">
          <w:delInstrText xml:space="preserve"> HYPERLINK "https://</w:delInstrText>
        </w:r>
        <w:r w:rsidR="00DA5295" w:rsidDel="00CF4EB3">
          <w:delInstrText xml:space="preserve">docs.microsoft.com/en-us/azure/devops/pipelines/agents/agents?view=azure-devops&amp;tabs=browser" </w:delInstrText>
        </w:r>
        <w:r w:rsidR="00DA5295" w:rsidDel="00CF4EB3">
          <w:fldChar w:fldCharType="separate"/>
        </w:r>
        <w:r w:rsidRPr="00395E6E" w:rsidDel="00CF4EB3">
          <w:rPr>
            <w:rStyle w:val="Hyperlink"/>
          </w:rPr>
          <w:delText>https://docs.microsoft.com/en-us/azure/devops/pipelines/agents/agents?view=azure-devops&amp;tabs=browser</w:delText>
        </w:r>
        <w:r w:rsidR="00DA5295" w:rsidDel="00CF4EB3">
          <w:rPr>
            <w:rStyle w:val="Hyperlink"/>
          </w:rPr>
          <w:fldChar w:fldCharType="end"/>
        </w:r>
      </w:del>
    </w:p>
    <w:p w14:paraId="6BFDEBBF" w14:textId="0029DCD0" w:rsidR="00C22931" w:rsidDel="00CF4EB3" w:rsidRDefault="00C22931" w:rsidP="00CF4EB3">
      <w:pPr>
        <w:pStyle w:val="Heading1"/>
        <w:numPr>
          <w:ilvl w:val="0"/>
          <w:numId w:val="15"/>
        </w:numPr>
        <w:rPr>
          <w:del w:id="89" w:author="Ryan, Connor (Intov8)" w:date="2020-10-15T07:54:00Z"/>
        </w:rPr>
        <w:pPrChange w:id="90" w:author="Ryan, Connor (Intov8)" w:date="2020-10-15T07:54:00Z">
          <w:pPr/>
        </w:pPrChange>
      </w:pPr>
      <w:del w:id="91" w:author="Ryan, Connor (Intov8)" w:date="2020-10-15T07:54:00Z">
        <w:r w:rsidDel="00CF4EB3">
          <w:br w:type="page"/>
        </w:r>
      </w:del>
    </w:p>
    <w:p w14:paraId="0F450613" w14:textId="532F6601" w:rsidR="00FB3265" w:rsidDel="00CF4EB3" w:rsidRDefault="00FB3265" w:rsidP="00CF4EB3">
      <w:pPr>
        <w:pStyle w:val="Heading1"/>
        <w:numPr>
          <w:ilvl w:val="0"/>
          <w:numId w:val="15"/>
        </w:numPr>
        <w:rPr>
          <w:del w:id="92" w:author="Ryan, Connor (Intov8)" w:date="2020-10-15T07:54:00Z"/>
        </w:rPr>
        <w:pPrChange w:id="93" w:author="Ryan, Connor (Intov8)" w:date="2020-10-15T07:54:00Z">
          <w:pPr>
            <w:pStyle w:val="Heading1"/>
            <w:numPr>
              <w:numId w:val="15"/>
            </w:numPr>
            <w:ind w:left="720" w:hanging="360"/>
          </w:pPr>
        </w:pPrChange>
      </w:pPr>
      <w:bookmarkStart w:id="94" w:name="_Toc35349628"/>
      <w:del w:id="95" w:author="Ryan, Connor (Intov8)" w:date="2020-10-15T07:54:00Z">
        <w:r w:rsidDel="00CF4EB3">
          <w:delText>Build</w:delText>
        </w:r>
        <w:bookmarkEnd w:id="94"/>
      </w:del>
    </w:p>
    <w:p w14:paraId="4E5A82E6" w14:textId="11F3E531" w:rsidR="00FB3265" w:rsidDel="00CF4EB3" w:rsidRDefault="00FB3265" w:rsidP="00CF4EB3">
      <w:pPr>
        <w:pStyle w:val="Heading1"/>
        <w:numPr>
          <w:ilvl w:val="0"/>
          <w:numId w:val="15"/>
        </w:numPr>
        <w:rPr>
          <w:del w:id="96" w:author="Ryan, Connor (Intov8)" w:date="2020-10-15T07:54:00Z"/>
        </w:rPr>
        <w:pPrChange w:id="97" w:author="Ryan, Connor (Intov8)" w:date="2020-10-15T07:54:00Z">
          <w:pPr/>
        </w:pPrChange>
      </w:pPr>
      <w:del w:id="98" w:author="Ryan, Connor (Intov8)" w:date="2020-10-15T07:54:00Z">
        <w:r w:rsidDel="00CF4EB3">
          <w:delText>To begin, identify the application you are looking to have build tests performed, in this case we will be reviewing Resource Events.</w:delText>
        </w:r>
        <w:r w:rsidR="003C35D5" w:rsidDel="00CF4EB3">
          <w:delText xml:space="preserve"> </w:delText>
        </w:r>
        <w:r w:rsidR="00D240DA" w:rsidDel="00CF4EB3">
          <w:delText>The build process is organised so that every time a developer checks into TFS a job will build the application to ensure the check-in does not cause any build issues. This is ideal to ensure that our smaller batch sizes highlight issues early and allow for the team to swarm any big issue to prevent any flow onto production.</w:delText>
        </w:r>
      </w:del>
    </w:p>
    <w:p w14:paraId="744A4A5C" w14:textId="6FAFB642" w:rsidR="003C35D5" w:rsidDel="00CF4EB3" w:rsidRDefault="003C35D5" w:rsidP="00CF4EB3">
      <w:pPr>
        <w:pStyle w:val="Heading1"/>
        <w:numPr>
          <w:ilvl w:val="0"/>
          <w:numId w:val="15"/>
        </w:numPr>
        <w:rPr>
          <w:del w:id="99" w:author="Ryan, Connor (Intov8)" w:date="2020-10-15T07:54:00Z"/>
        </w:rPr>
        <w:pPrChange w:id="100" w:author="Ryan, Connor (Intov8)" w:date="2020-10-15T07:54:00Z">
          <w:pPr>
            <w:pStyle w:val="ListParagraph"/>
            <w:numPr>
              <w:numId w:val="16"/>
            </w:numPr>
            <w:ind w:hanging="360"/>
            <w:jc w:val="center"/>
          </w:pPr>
        </w:pPrChange>
      </w:pPr>
      <w:del w:id="101" w:author="Ryan, Connor (Intov8)" w:date="2020-10-15T07:54:00Z">
        <w:r w:rsidDel="00CF4EB3">
          <w:delText xml:space="preserve">Begin by locating a </w:delText>
        </w:r>
        <w:r w:rsidRPr="003C35D5" w:rsidDel="00CF4EB3">
          <w:rPr>
            <w:b/>
            <w:bCs/>
          </w:rPr>
          <w:delText>Build</w:delText>
        </w:r>
        <w:r w:rsidDel="00CF4EB3">
          <w:rPr>
            <w:b/>
            <w:bCs/>
          </w:rPr>
          <w:delText xml:space="preserve"> </w:delText>
        </w:r>
        <w:r w:rsidDel="00CF4EB3">
          <w:delText>pipeline and click copy to gather all of the information into a new Build process.</w:delText>
        </w:r>
        <w:r w:rsidR="00492740" w:rsidDel="00CF4EB3">
          <w:br/>
        </w:r>
        <w:r w:rsidDel="00CF4EB3">
          <w:br/>
        </w:r>
        <w:r w:rsidRPr="003C35D5" w:rsidDel="00CF4EB3">
          <w:rPr>
            <w:noProof/>
          </w:rPr>
          <w:drawing>
            <wp:inline distT="0" distB="0" distL="0" distR="0" wp14:anchorId="45898FC0" wp14:editId="495C864D">
              <wp:extent cx="2686425"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4420217"/>
                      </a:xfrm>
                      <a:prstGeom prst="rect">
                        <a:avLst/>
                      </a:prstGeom>
                    </pic:spPr>
                  </pic:pic>
                </a:graphicData>
              </a:graphic>
            </wp:inline>
          </w:drawing>
        </w:r>
        <w:r w:rsidR="00492740" w:rsidDel="00CF4EB3">
          <w:br/>
        </w:r>
      </w:del>
    </w:p>
    <w:p w14:paraId="59677295" w14:textId="18C3C830" w:rsidR="003C35D5" w:rsidDel="00CF4EB3" w:rsidRDefault="003C35D5" w:rsidP="00CF4EB3">
      <w:pPr>
        <w:pStyle w:val="Heading1"/>
        <w:numPr>
          <w:ilvl w:val="0"/>
          <w:numId w:val="15"/>
        </w:numPr>
        <w:rPr>
          <w:del w:id="102" w:author="Ryan, Connor (Intov8)" w:date="2020-10-15T07:54:00Z"/>
        </w:rPr>
        <w:pPrChange w:id="103" w:author="Ryan, Connor (Intov8)" w:date="2020-10-15T07:54:00Z">
          <w:pPr>
            <w:pStyle w:val="ListParagraph"/>
            <w:numPr>
              <w:numId w:val="16"/>
            </w:numPr>
            <w:ind w:hanging="360"/>
          </w:pPr>
        </w:pPrChange>
      </w:pPr>
      <w:del w:id="104" w:author="Ryan, Connor (Intov8)" w:date="2020-10-15T07:54:00Z">
        <w:r w:rsidDel="00CF4EB3">
          <w:delText>Ensure that the target pipeline is directed towards your applications .sln</w:delText>
        </w:r>
        <w:r w:rsidR="00492740" w:rsidDel="00CF4EB3">
          <w:br/>
        </w:r>
      </w:del>
    </w:p>
    <w:p w14:paraId="595EE05C" w14:textId="70D67233" w:rsidR="003C35D5" w:rsidDel="00CF4EB3" w:rsidRDefault="003C35D5" w:rsidP="00CF4EB3">
      <w:pPr>
        <w:pStyle w:val="Heading1"/>
        <w:numPr>
          <w:ilvl w:val="0"/>
          <w:numId w:val="15"/>
        </w:numPr>
        <w:rPr>
          <w:del w:id="105" w:author="Ryan, Connor (Intov8)" w:date="2020-10-15T07:54:00Z"/>
        </w:rPr>
        <w:pPrChange w:id="106" w:author="Ryan, Connor (Intov8)" w:date="2020-10-15T07:54:00Z">
          <w:pPr>
            <w:pStyle w:val="ListParagraph"/>
          </w:pPr>
        </w:pPrChange>
      </w:pPr>
      <w:del w:id="107" w:author="Ryan, Connor (Intov8)" w:date="2020-10-15T07:54:00Z">
        <w:r w:rsidDel="00CF4EB3">
          <w:rPr>
            <w:noProof/>
          </w:rPr>
          <w:drawing>
            <wp:inline distT="0" distB="0" distL="0" distR="0" wp14:anchorId="4750B92F" wp14:editId="1BA7D01A">
              <wp:extent cx="6497955" cy="200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7955" cy="2002790"/>
                      </a:xfrm>
                      <a:prstGeom prst="rect">
                        <a:avLst/>
                      </a:prstGeom>
                    </pic:spPr>
                  </pic:pic>
                </a:graphicData>
              </a:graphic>
            </wp:inline>
          </w:drawing>
        </w:r>
        <w:r w:rsidR="00492740" w:rsidDel="00CF4EB3">
          <w:br/>
        </w:r>
      </w:del>
    </w:p>
    <w:p w14:paraId="50516BEA" w14:textId="53EBB802" w:rsidR="003C35D5" w:rsidDel="00CF4EB3" w:rsidRDefault="003C35D5" w:rsidP="00CF4EB3">
      <w:pPr>
        <w:pStyle w:val="Heading1"/>
        <w:numPr>
          <w:ilvl w:val="0"/>
          <w:numId w:val="15"/>
        </w:numPr>
        <w:rPr>
          <w:del w:id="108" w:author="Ryan, Connor (Intov8)" w:date="2020-10-15T07:54:00Z"/>
        </w:rPr>
        <w:pPrChange w:id="109" w:author="Ryan, Connor (Intov8)" w:date="2020-10-15T07:54:00Z">
          <w:pPr>
            <w:pStyle w:val="ListParagraph"/>
            <w:numPr>
              <w:numId w:val="16"/>
            </w:numPr>
            <w:ind w:hanging="360"/>
          </w:pPr>
        </w:pPrChange>
      </w:pPr>
      <w:del w:id="110" w:author="Ryan, Connor (Intov8)" w:date="2020-10-15T07:54:00Z">
        <w:r w:rsidDel="00CF4EB3">
          <w:delText>Update any relevant “Get Sources” to target any application dependencies, please note, for this image ResourceEvents.Package is not required.</w:delText>
        </w:r>
        <w:r w:rsidR="00492740" w:rsidDel="00CF4EB3">
          <w:br/>
        </w:r>
        <w:r w:rsidDel="00CF4EB3">
          <w:br/>
        </w:r>
        <w:r w:rsidDel="00CF4EB3">
          <w:rPr>
            <w:noProof/>
          </w:rPr>
          <w:drawing>
            <wp:inline distT="0" distB="0" distL="0" distR="0" wp14:anchorId="1FB44727" wp14:editId="59914E48">
              <wp:extent cx="6497955"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7955" cy="2922270"/>
                      </a:xfrm>
                      <a:prstGeom prst="rect">
                        <a:avLst/>
                      </a:prstGeom>
                    </pic:spPr>
                  </pic:pic>
                </a:graphicData>
              </a:graphic>
            </wp:inline>
          </w:drawing>
        </w:r>
        <w:r w:rsidR="00492740" w:rsidDel="00CF4EB3">
          <w:br/>
        </w:r>
      </w:del>
    </w:p>
    <w:p w14:paraId="546AD840" w14:textId="140EA2A5" w:rsidR="003C35D5" w:rsidDel="00CF4EB3" w:rsidRDefault="00730CC8" w:rsidP="00CF4EB3">
      <w:pPr>
        <w:pStyle w:val="Heading1"/>
        <w:numPr>
          <w:ilvl w:val="0"/>
          <w:numId w:val="15"/>
        </w:numPr>
        <w:rPr>
          <w:del w:id="111" w:author="Ryan, Connor (Intov8)" w:date="2020-10-15T07:54:00Z"/>
        </w:rPr>
        <w:pPrChange w:id="112" w:author="Ryan, Connor (Intov8)" w:date="2020-10-15T07:54:00Z">
          <w:pPr>
            <w:pStyle w:val="ListParagraph"/>
            <w:numPr>
              <w:numId w:val="16"/>
            </w:numPr>
            <w:ind w:hanging="360"/>
          </w:pPr>
        </w:pPrChange>
      </w:pPr>
      <w:del w:id="113" w:author="Ryan, Connor (Intov8)" w:date="2020-10-15T07:54:00Z">
        <w:r w:rsidDel="00CF4EB3">
          <w:delText>Utilise the Use Nuget and Nuget Restore to ensure all packages are up to date within the system before build.</w:delText>
        </w:r>
      </w:del>
    </w:p>
    <w:p w14:paraId="3C190913" w14:textId="3A670CC9" w:rsidR="00977916" w:rsidDel="00CF4EB3" w:rsidRDefault="00730CC8" w:rsidP="00CF4EB3">
      <w:pPr>
        <w:pStyle w:val="Heading1"/>
        <w:numPr>
          <w:ilvl w:val="0"/>
          <w:numId w:val="15"/>
        </w:numPr>
        <w:rPr>
          <w:del w:id="114" w:author="Ryan, Connor (Intov8)" w:date="2020-10-15T07:54:00Z"/>
        </w:rPr>
        <w:pPrChange w:id="115" w:author="Ryan, Connor (Intov8)" w:date="2020-10-15T07:54:00Z">
          <w:pPr>
            <w:pStyle w:val="ListParagraph"/>
            <w:numPr>
              <w:numId w:val="16"/>
            </w:numPr>
            <w:ind w:hanging="360"/>
          </w:pPr>
        </w:pPrChange>
      </w:pPr>
      <w:del w:id="116" w:author="Ryan, Connor (Intov8)" w:date="2020-10-15T07:54:00Z">
        <w:r w:rsidDel="00CF4EB3">
          <w:delText xml:space="preserve">Majority of the build work is done within </w:delText>
        </w:r>
        <w:r w:rsidR="00977916" w:rsidDel="00CF4EB3">
          <w:delText>the build sln performed by the VS agent, if the agent is not configured, please see the prerequisite document within the summary.</w:delText>
        </w:r>
        <w:r w:rsidR="00D240DA" w:rsidDel="00CF4EB3">
          <w:delText xml:space="preserve"> The below screenshot outlines the ideal platform to test the build on.</w:delText>
        </w:r>
        <w:r w:rsidR="00492740" w:rsidDel="00CF4EB3">
          <w:br/>
        </w:r>
        <w:r w:rsidR="00977916" w:rsidDel="00CF4EB3">
          <w:br/>
        </w:r>
        <w:r w:rsidR="00977916" w:rsidDel="00CF4EB3">
          <w:rPr>
            <w:noProof/>
          </w:rPr>
          <w:drawing>
            <wp:inline distT="0" distB="0" distL="0" distR="0" wp14:anchorId="17F29DBC" wp14:editId="271398C4">
              <wp:extent cx="6497955"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7955" cy="2905760"/>
                      </a:xfrm>
                      <a:prstGeom prst="rect">
                        <a:avLst/>
                      </a:prstGeom>
                    </pic:spPr>
                  </pic:pic>
                </a:graphicData>
              </a:graphic>
            </wp:inline>
          </w:drawing>
        </w:r>
        <w:r w:rsidR="00492740" w:rsidDel="00CF4EB3">
          <w:br/>
        </w:r>
      </w:del>
    </w:p>
    <w:p w14:paraId="2FDE4448" w14:textId="5DBB94EC" w:rsidR="003210DE" w:rsidDel="00CF4EB3" w:rsidRDefault="00D240DA" w:rsidP="00CF4EB3">
      <w:pPr>
        <w:pStyle w:val="Heading1"/>
        <w:numPr>
          <w:ilvl w:val="0"/>
          <w:numId w:val="15"/>
        </w:numPr>
        <w:rPr>
          <w:del w:id="117" w:author="Ryan, Connor (Intov8)" w:date="2020-10-15T07:54:00Z"/>
        </w:rPr>
        <w:pPrChange w:id="118" w:author="Ryan, Connor (Intov8)" w:date="2020-10-15T07:54:00Z">
          <w:pPr>
            <w:pStyle w:val="ListParagraph"/>
            <w:numPr>
              <w:numId w:val="16"/>
            </w:numPr>
            <w:ind w:hanging="360"/>
          </w:pPr>
        </w:pPrChange>
      </w:pPr>
      <w:del w:id="119" w:author="Ryan, Connor (Intov8)" w:date="2020-10-15T07:54:00Z">
        <w:r w:rsidDel="00CF4EB3">
          <w:delText>Once these have been configured, save and locate the pipeline within the Build area, click Queue.</w:delText>
        </w:r>
        <w:r w:rsidR="00492740" w:rsidDel="00CF4EB3">
          <w:br/>
        </w:r>
      </w:del>
    </w:p>
    <w:p w14:paraId="44737506" w14:textId="65CD322D" w:rsidR="00D240DA" w:rsidDel="00CF4EB3" w:rsidRDefault="00D240DA" w:rsidP="00CF4EB3">
      <w:pPr>
        <w:pStyle w:val="Heading1"/>
        <w:numPr>
          <w:ilvl w:val="0"/>
          <w:numId w:val="15"/>
        </w:numPr>
        <w:rPr>
          <w:del w:id="120" w:author="Ryan, Connor (Intov8)" w:date="2020-10-15T07:54:00Z"/>
        </w:rPr>
        <w:pPrChange w:id="121" w:author="Ryan, Connor (Intov8)" w:date="2020-10-15T07:54:00Z">
          <w:pPr>
            <w:pStyle w:val="ListParagraph"/>
          </w:pPr>
        </w:pPrChange>
      </w:pPr>
      <w:del w:id="122" w:author="Ryan, Connor (Intov8)" w:date="2020-10-15T07:54:00Z">
        <w:r w:rsidDel="00CF4EB3">
          <w:rPr>
            <w:noProof/>
          </w:rPr>
          <w:drawing>
            <wp:inline distT="0" distB="0" distL="0" distR="0" wp14:anchorId="77187D97" wp14:editId="3FB948DA">
              <wp:extent cx="6497955" cy="1309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7955" cy="1309370"/>
                      </a:xfrm>
                      <a:prstGeom prst="rect">
                        <a:avLst/>
                      </a:prstGeom>
                    </pic:spPr>
                  </pic:pic>
                </a:graphicData>
              </a:graphic>
            </wp:inline>
          </w:drawing>
        </w:r>
        <w:r w:rsidR="00492740" w:rsidDel="00CF4EB3">
          <w:br/>
        </w:r>
      </w:del>
    </w:p>
    <w:p w14:paraId="44CF1CC6" w14:textId="4B20670D" w:rsidR="00D240DA" w:rsidDel="00CF4EB3" w:rsidRDefault="00D240DA" w:rsidP="00CF4EB3">
      <w:pPr>
        <w:pStyle w:val="Heading1"/>
        <w:numPr>
          <w:ilvl w:val="0"/>
          <w:numId w:val="15"/>
        </w:numPr>
        <w:rPr>
          <w:del w:id="123" w:author="Ryan, Connor (Intov8)" w:date="2020-10-15T07:54:00Z"/>
        </w:rPr>
        <w:pPrChange w:id="124" w:author="Ryan, Connor (Intov8)" w:date="2020-10-15T07:54:00Z">
          <w:pPr>
            <w:pStyle w:val="ListParagraph"/>
            <w:numPr>
              <w:numId w:val="16"/>
            </w:numPr>
            <w:ind w:hanging="360"/>
          </w:pPr>
        </w:pPrChange>
      </w:pPr>
      <w:del w:id="125" w:author="Ryan, Connor (Intov8)" w:date="2020-10-15T07:54:00Z">
        <w:r w:rsidDel="00CF4EB3">
          <w:delText>Make any necessary changes required to the launch configuration and select Queue.</w:delText>
        </w:r>
        <w:r w:rsidR="00492740" w:rsidDel="00CF4EB3">
          <w:br/>
        </w:r>
        <w:r w:rsidDel="00CF4EB3">
          <w:br/>
        </w:r>
        <w:r w:rsidDel="00CF4EB3">
          <w:rPr>
            <w:noProof/>
          </w:rPr>
          <w:drawing>
            <wp:inline distT="0" distB="0" distL="0" distR="0" wp14:anchorId="15FC86D2" wp14:editId="7AA89421">
              <wp:extent cx="5831498"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342" cy="5537673"/>
                      </a:xfrm>
                      <a:prstGeom prst="rect">
                        <a:avLst/>
                      </a:prstGeom>
                    </pic:spPr>
                  </pic:pic>
                </a:graphicData>
              </a:graphic>
            </wp:inline>
          </w:drawing>
        </w:r>
        <w:r w:rsidR="00492740" w:rsidDel="00CF4EB3">
          <w:br/>
        </w:r>
      </w:del>
    </w:p>
    <w:p w14:paraId="48B837E6" w14:textId="6EE991EE" w:rsidR="00D240DA" w:rsidDel="00CF4EB3" w:rsidRDefault="00D240DA" w:rsidP="00CF4EB3">
      <w:pPr>
        <w:pStyle w:val="Heading1"/>
        <w:numPr>
          <w:ilvl w:val="0"/>
          <w:numId w:val="15"/>
        </w:numPr>
        <w:rPr>
          <w:del w:id="126" w:author="Ryan, Connor (Intov8)" w:date="2020-10-15T07:54:00Z"/>
        </w:rPr>
        <w:pPrChange w:id="127" w:author="Ryan, Connor (Intov8)" w:date="2020-10-15T07:54:00Z">
          <w:pPr>
            <w:pStyle w:val="ListParagraph"/>
            <w:numPr>
              <w:numId w:val="16"/>
            </w:numPr>
            <w:ind w:hanging="360"/>
          </w:pPr>
        </w:pPrChange>
      </w:pPr>
      <w:del w:id="128" w:author="Ryan, Connor (Intov8)" w:date="2020-10-15T07:54:00Z">
        <w:r w:rsidDel="00CF4EB3">
          <w:delText>Click on the job that is being run to return steps for the application being buil</w:delText>
        </w:r>
        <w:commentRangeStart w:id="129"/>
        <w:commentRangeEnd w:id="129"/>
        <w:r w:rsidR="00131B1D" w:rsidDel="00CF4EB3">
          <w:rPr>
            <w:rStyle w:val="CommentReference"/>
          </w:rPr>
          <w:commentReference w:id="129"/>
        </w:r>
        <w:r w:rsidR="00492740" w:rsidDel="00CF4EB3">
          <w:delText>t</w:delText>
        </w:r>
        <w:r w:rsidDel="00CF4EB3">
          <w:delText>, if there are any errors or critical warnings, select the step to bring up the error code.</w:delText>
        </w:r>
        <w:r w:rsidR="00492740" w:rsidDel="00CF4EB3">
          <w:br/>
        </w:r>
      </w:del>
    </w:p>
    <w:p w14:paraId="37F63324" w14:textId="66476F94" w:rsidR="00D240DA" w:rsidDel="00CF4EB3" w:rsidRDefault="00D240DA" w:rsidP="00CF4EB3">
      <w:pPr>
        <w:pStyle w:val="Heading1"/>
        <w:numPr>
          <w:ilvl w:val="0"/>
          <w:numId w:val="15"/>
        </w:numPr>
        <w:rPr>
          <w:del w:id="130" w:author="Ryan, Connor (Intov8)" w:date="2020-10-15T07:54:00Z"/>
        </w:rPr>
        <w:pPrChange w:id="131" w:author="Ryan, Connor (Intov8)" w:date="2020-10-15T07:54:00Z">
          <w:pPr>
            <w:pStyle w:val="ListParagraph"/>
          </w:pPr>
        </w:pPrChange>
      </w:pPr>
      <w:del w:id="132" w:author="Ryan, Connor (Intov8)" w:date="2020-10-15T07:54:00Z">
        <w:r w:rsidDel="00CF4EB3">
          <w:rPr>
            <w:noProof/>
          </w:rPr>
          <w:drawing>
            <wp:inline distT="0" distB="0" distL="0" distR="0" wp14:anchorId="10460798" wp14:editId="60347D0A">
              <wp:extent cx="6497955" cy="2265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7955" cy="2265680"/>
                      </a:xfrm>
                      <a:prstGeom prst="rect">
                        <a:avLst/>
                      </a:prstGeom>
                    </pic:spPr>
                  </pic:pic>
                </a:graphicData>
              </a:graphic>
            </wp:inline>
          </w:drawing>
        </w:r>
        <w:r w:rsidR="00492740" w:rsidDel="00CF4EB3">
          <w:br/>
        </w:r>
      </w:del>
    </w:p>
    <w:p w14:paraId="1D97474B" w14:textId="67FADA12" w:rsidR="00D240DA" w:rsidDel="00CF4EB3" w:rsidRDefault="00D240DA" w:rsidP="00CF4EB3">
      <w:pPr>
        <w:pStyle w:val="Heading1"/>
        <w:numPr>
          <w:ilvl w:val="0"/>
          <w:numId w:val="15"/>
        </w:numPr>
        <w:rPr>
          <w:del w:id="133" w:author="Ryan, Connor (Intov8)" w:date="2020-10-15T07:54:00Z"/>
        </w:rPr>
        <w:pPrChange w:id="134" w:author="Ryan, Connor (Intov8)" w:date="2020-10-15T07:54:00Z">
          <w:pPr>
            <w:pStyle w:val="ListParagraph"/>
            <w:numPr>
              <w:numId w:val="16"/>
            </w:numPr>
            <w:ind w:hanging="360"/>
          </w:pPr>
        </w:pPrChange>
      </w:pPr>
      <w:del w:id="135" w:author="Ryan, Connor (Intov8)" w:date="2020-10-15T07:54:00Z">
        <w:r w:rsidDel="00CF4EB3">
          <w:delText xml:space="preserve">Alternately to step 8, </w:delText>
        </w:r>
        <w:r w:rsidR="003B5162" w:rsidDel="00CF4EB3">
          <w:delText>select the Summary tab to view the short hand version of the errors as below.</w:delText>
        </w:r>
      </w:del>
    </w:p>
    <w:p w14:paraId="3C8996D0" w14:textId="329C9F71" w:rsidR="003B5162" w:rsidDel="00CF4EB3" w:rsidRDefault="003B5162" w:rsidP="00CF4EB3">
      <w:pPr>
        <w:pStyle w:val="Heading1"/>
        <w:numPr>
          <w:ilvl w:val="0"/>
          <w:numId w:val="15"/>
        </w:numPr>
        <w:rPr>
          <w:del w:id="136" w:author="Ryan, Connor (Intov8)" w:date="2020-10-15T07:54:00Z"/>
        </w:rPr>
        <w:pPrChange w:id="137" w:author="Ryan, Connor (Intov8)" w:date="2020-10-15T07:54:00Z">
          <w:pPr>
            <w:pStyle w:val="ListParagraph"/>
          </w:pPr>
        </w:pPrChange>
      </w:pPr>
      <w:del w:id="138" w:author="Ryan, Connor (Intov8)" w:date="2020-10-15T07:54:00Z">
        <w:r w:rsidDel="00CF4EB3">
          <w:rPr>
            <w:noProof/>
          </w:rPr>
          <w:drawing>
            <wp:inline distT="0" distB="0" distL="0" distR="0" wp14:anchorId="179ED98F" wp14:editId="3136D74D">
              <wp:extent cx="6497955" cy="310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7955" cy="3106420"/>
                      </a:xfrm>
                      <a:prstGeom prst="rect">
                        <a:avLst/>
                      </a:prstGeom>
                    </pic:spPr>
                  </pic:pic>
                </a:graphicData>
              </a:graphic>
            </wp:inline>
          </w:drawing>
        </w:r>
      </w:del>
    </w:p>
    <w:p w14:paraId="1733F4E6" w14:textId="5F3AA4F0" w:rsidR="00C22931" w:rsidDel="00CF4EB3" w:rsidRDefault="00C22931" w:rsidP="00CF4EB3">
      <w:pPr>
        <w:pStyle w:val="Heading1"/>
        <w:numPr>
          <w:ilvl w:val="0"/>
          <w:numId w:val="15"/>
        </w:numPr>
        <w:rPr>
          <w:del w:id="139" w:author="Ryan, Connor (Intov8)" w:date="2020-10-15T07:54:00Z"/>
        </w:rPr>
        <w:pPrChange w:id="140" w:author="Ryan, Connor (Intov8)" w:date="2020-10-15T07:54:00Z">
          <w:pPr/>
        </w:pPrChange>
      </w:pPr>
      <w:del w:id="141" w:author="Ryan, Connor (Intov8)" w:date="2020-10-15T07:54:00Z">
        <w:r w:rsidDel="00CF4EB3">
          <w:br w:type="page"/>
        </w:r>
      </w:del>
    </w:p>
    <w:p w14:paraId="14162F66" w14:textId="67EE97A5" w:rsidR="003B5162" w:rsidDel="00CF4EB3" w:rsidRDefault="003B5162" w:rsidP="00CF4EB3">
      <w:pPr>
        <w:pStyle w:val="Heading1"/>
        <w:numPr>
          <w:ilvl w:val="0"/>
          <w:numId w:val="15"/>
        </w:numPr>
        <w:rPr>
          <w:del w:id="142" w:author="Ryan, Connor (Intov8)" w:date="2020-10-15T07:54:00Z"/>
        </w:rPr>
        <w:pPrChange w:id="143" w:author="Ryan, Connor (Intov8)" w:date="2020-10-15T07:54:00Z">
          <w:pPr>
            <w:pStyle w:val="Heading1"/>
            <w:numPr>
              <w:numId w:val="15"/>
            </w:numPr>
            <w:ind w:left="720" w:hanging="360"/>
          </w:pPr>
        </w:pPrChange>
      </w:pPr>
      <w:bookmarkStart w:id="144" w:name="_Toc35349629"/>
      <w:del w:id="145" w:author="Ryan, Connor (Intov8)" w:date="2020-10-15T07:54:00Z">
        <w:r w:rsidDel="00CF4EB3">
          <w:delText>Packaging</w:delText>
        </w:r>
        <w:bookmarkEnd w:id="144"/>
      </w:del>
    </w:p>
    <w:p w14:paraId="1D180319" w14:textId="0D7FFAB1" w:rsidR="003B5162" w:rsidDel="00CF4EB3" w:rsidRDefault="003B5162" w:rsidP="00CF4EB3">
      <w:pPr>
        <w:pStyle w:val="Heading1"/>
        <w:numPr>
          <w:ilvl w:val="0"/>
          <w:numId w:val="15"/>
        </w:numPr>
        <w:rPr>
          <w:del w:id="146" w:author="Ryan, Connor (Intov8)" w:date="2020-10-15T07:54:00Z"/>
        </w:rPr>
        <w:pPrChange w:id="147" w:author="Ryan, Connor (Intov8)" w:date="2020-10-15T07:54:00Z">
          <w:pPr/>
        </w:pPrChange>
      </w:pPr>
      <w:del w:id="148" w:author="Ryan, Connor (Intov8)" w:date="2020-10-15T07:54:00Z">
        <w:r w:rsidDel="00CF4EB3">
          <w:delText xml:space="preserve">The packaging process is similar to the build process, however </w:delText>
        </w:r>
      </w:del>
      <w:ins w:id="149" w:author="Gribben, Ashley (Intov8)" w:date="2020-04-20T13:49:00Z">
        <w:del w:id="150" w:author="Ryan, Connor (Intov8)" w:date="2020-10-15T07:54:00Z">
          <w:r w:rsidR="00131B1D" w:rsidDel="00CF4EB3">
            <w:delText xml:space="preserve">it </w:delText>
          </w:r>
        </w:del>
      </w:ins>
      <w:del w:id="151" w:author="Ryan, Connor (Intov8)" w:date="2020-10-15T07:54:00Z">
        <w:r w:rsidDel="00CF4EB3">
          <w:delText>is more focused on creating a file to be shipped to deployment.</w:delText>
        </w:r>
      </w:del>
    </w:p>
    <w:p w14:paraId="20B1E9A5" w14:textId="6C42EAE2" w:rsidR="003B5162" w:rsidDel="00CF4EB3" w:rsidRDefault="003B5162" w:rsidP="00CF4EB3">
      <w:pPr>
        <w:pStyle w:val="Heading1"/>
        <w:numPr>
          <w:ilvl w:val="0"/>
          <w:numId w:val="15"/>
        </w:numPr>
        <w:rPr>
          <w:del w:id="152" w:author="Ryan, Connor (Intov8)" w:date="2020-10-15T07:54:00Z"/>
        </w:rPr>
        <w:pPrChange w:id="153" w:author="Ryan, Connor (Intov8)" w:date="2020-10-15T07:54:00Z">
          <w:pPr>
            <w:pStyle w:val="ListParagraph"/>
            <w:numPr>
              <w:numId w:val="17"/>
            </w:numPr>
            <w:ind w:hanging="360"/>
            <w:jc w:val="center"/>
          </w:pPr>
        </w:pPrChange>
      </w:pPr>
      <w:del w:id="154" w:author="Ryan, Connor (Intov8)" w:date="2020-10-15T07:54:00Z">
        <w:r w:rsidDel="00CF4EB3">
          <w:delText xml:space="preserve">Begin by locating a </w:delText>
        </w:r>
        <w:r w:rsidDel="00CF4EB3">
          <w:rPr>
            <w:b/>
            <w:bCs/>
          </w:rPr>
          <w:delText xml:space="preserve">Packaging </w:delText>
        </w:r>
        <w:r w:rsidDel="00CF4EB3">
          <w:delText>pipeline and click copy to gather all of the information into a new Build process.</w:delText>
        </w:r>
        <w:r w:rsidR="00492740" w:rsidDel="00CF4EB3">
          <w:br/>
        </w:r>
        <w:r w:rsidDel="00CF4EB3">
          <w:br/>
        </w:r>
        <w:r w:rsidRPr="003C35D5" w:rsidDel="00CF4EB3">
          <w:rPr>
            <w:noProof/>
          </w:rPr>
          <w:drawing>
            <wp:inline distT="0" distB="0" distL="0" distR="0" wp14:anchorId="62E015CC" wp14:editId="49B1296C">
              <wp:extent cx="2686425" cy="4420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4420217"/>
                      </a:xfrm>
                      <a:prstGeom prst="rect">
                        <a:avLst/>
                      </a:prstGeom>
                    </pic:spPr>
                  </pic:pic>
                </a:graphicData>
              </a:graphic>
            </wp:inline>
          </w:drawing>
        </w:r>
      </w:del>
    </w:p>
    <w:p w14:paraId="0629E2A1" w14:textId="5E39C421" w:rsidR="003B5162" w:rsidDel="00CF4EB3" w:rsidRDefault="003B5162" w:rsidP="00CF4EB3">
      <w:pPr>
        <w:pStyle w:val="Heading1"/>
        <w:numPr>
          <w:ilvl w:val="0"/>
          <w:numId w:val="15"/>
        </w:numPr>
        <w:rPr>
          <w:del w:id="155" w:author="Ryan, Connor (Intov8)" w:date="2020-10-15T07:54:00Z"/>
        </w:rPr>
        <w:pPrChange w:id="156" w:author="Ryan, Connor (Intov8)" w:date="2020-10-15T07:54:00Z">
          <w:pPr>
            <w:pStyle w:val="ListParagraph"/>
            <w:jc w:val="center"/>
          </w:pPr>
        </w:pPrChange>
      </w:pPr>
    </w:p>
    <w:p w14:paraId="6151F85D" w14:textId="05AB8A07" w:rsidR="003B5162" w:rsidDel="00CF4EB3" w:rsidRDefault="002B2572" w:rsidP="00CF4EB3">
      <w:pPr>
        <w:pStyle w:val="Heading1"/>
        <w:numPr>
          <w:ilvl w:val="0"/>
          <w:numId w:val="15"/>
        </w:numPr>
        <w:rPr>
          <w:del w:id="157" w:author="Ryan, Connor (Intov8)" w:date="2020-10-15T07:54:00Z"/>
        </w:rPr>
        <w:pPrChange w:id="158" w:author="Ryan, Connor (Intov8)" w:date="2020-10-15T07:54:00Z">
          <w:pPr>
            <w:pStyle w:val="ListParagraph"/>
            <w:numPr>
              <w:numId w:val="17"/>
            </w:numPr>
            <w:ind w:hanging="360"/>
          </w:pPr>
        </w:pPrChange>
      </w:pPr>
      <w:del w:id="159" w:author="Ryan, Connor (Intov8)" w:date="2020-10-15T07:54:00Z">
        <w:r w:rsidDel="00CF4EB3">
          <w:delText xml:space="preserve">Update any relevant “Get Sources” to target any application dependencies, please note, for this image ResourceEvents.Package </w:delText>
        </w:r>
        <w:r w:rsidDel="00CF4EB3">
          <w:rPr>
            <w:b/>
            <w:bCs/>
          </w:rPr>
          <w:delText xml:space="preserve">IS </w:delText>
        </w:r>
        <w:r w:rsidDel="00CF4EB3">
          <w:delText>required</w:delText>
        </w:r>
        <w:r w:rsidR="00492740" w:rsidDel="00CF4EB3">
          <w:br/>
        </w:r>
        <w:r w:rsidDel="00CF4EB3">
          <w:br/>
        </w:r>
        <w:r w:rsidDel="00CF4EB3">
          <w:rPr>
            <w:noProof/>
          </w:rPr>
          <w:drawing>
            <wp:inline distT="0" distB="0" distL="0" distR="0" wp14:anchorId="4FB3459C" wp14:editId="0E2E4028">
              <wp:extent cx="6497955" cy="2244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955" cy="2244725"/>
                      </a:xfrm>
                      <a:prstGeom prst="rect">
                        <a:avLst/>
                      </a:prstGeom>
                    </pic:spPr>
                  </pic:pic>
                </a:graphicData>
              </a:graphic>
            </wp:inline>
          </w:drawing>
        </w:r>
        <w:r w:rsidR="00492740" w:rsidDel="00CF4EB3">
          <w:br/>
        </w:r>
      </w:del>
    </w:p>
    <w:p w14:paraId="3D419A81" w14:textId="3E5935FF" w:rsidR="002B2572" w:rsidDel="00CF4EB3" w:rsidRDefault="002B2572" w:rsidP="00CF4EB3">
      <w:pPr>
        <w:pStyle w:val="Heading1"/>
        <w:numPr>
          <w:ilvl w:val="0"/>
          <w:numId w:val="15"/>
        </w:numPr>
        <w:rPr>
          <w:del w:id="160" w:author="Ryan, Connor (Intov8)" w:date="2020-10-15T07:54:00Z"/>
        </w:rPr>
        <w:pPrChange w:id="161" w:author="Ryan, Connor (Intov8)" w:date="2020-10-15T07:54:00Z">
          <w:pPr>
            <w:pStyle w:val="ListParagraph"/>
            <w:numPr>
              <w:numId w:val="17"/>
            </w:numPr>
            <w:ind w:hanging="360"/>
          </w:pPr>
        </w:pPrChange>
      </w:pPr>
      <w:del w:id="162" w:author="Ryan, Connor (Intov8)" w:date="2020-10-15T07:54:00Z">
        <w:r w:rsidDel="00CF4EB3">
          <w:delText xml:space="preserve">To begin, there is a build test as configured in </w:delText>
        </w:r>
        <w:commentRangeStart w:id="163"/>
        <w:r w:rsidDel="00CF4EB3">
          <w:delText xml:space="preserve">the Build part of this document </w:delText>
        </w:r>
        <w:commentRangeEnd w:id="163"/>
        <w:r w:rsidR="007A7A38" w:rsidDel="00CF4EB3">
          <w:rPr>
            <w:rStyle w:val="CommentReference"/>
          </w:rPr>
          <w:commentReference w:id="163"/>
        </w:r>
        <w:r w:rsidDel="00CF4EB3">
          <w:delText>that will ensure that the package is not broken before packaging.</w:delText>
        </w:r>
        <w:r w:rsidR="00492740" w:rsidDel="00CF4EB3">
          <w:br/>
        </w:r>
      </w:del>
    </w:p>
    <w:p w14:paraId="7D330A18" w14:textId="1C0BD477" w:rsidR="002B2572" w:rsidDel="00CF4EB3" w:rsidRDefault="00EE22E1" w:rsidP="00CF4EB3">
      <w:pPr>
        <w:pStyle w:val="Heading1"/>
        <w:numPr>
          <w:ilvl w:val="0"/>
          <w:numId w:val="15"/>
        </w:numPr>
        <w:rPr>
          <w:del w:id="164" w:author="Ryan, Connor (Intov8)" w:date="2020-10-15T07:54:00Z"/>
        </w:rPr>
        <w:pPrChange w:id="165" w:author="Ryan, Connor (Intov8)" w:date="2020-10-15T07:54:00Z">
          <w:pPr>
            <w:pStyle w:val="ListParagraph"/>
          </w:pPr>
        </w:pPrChange>
      </w:pPr>
      <w:del w:id="166" w:author="Ryan, Connor (Intov8)" w:date="2020-10-15T07:54:00Z">
        <w:r w:rsidDel="00CF4EB3">
          <w:rPr>
            <w:noProof/>
          </w:rPr>
          <w:drawing>
            <wp:inline distT="0" distB="0" distL="0" distR="0" wp14:anchorId="35704AEF" wp14:editId="5DF637BD">
              <wp:extent cx="6497955" cy="2405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7955" cy="2405380"/>
                      </a:xfrm>
                      <a:prstGeom prst="rect">
                        <a:avLst/>
                      </a:prstGeom>
                    </pic:spPr>
                  </pic:pic>
                </a:graphicData>
              </a:graphic>
            </wp:inline>
          </w:drawing>
        </w:r>
        <w:r w:rsidR="00492740" w:rsidDel="00CF4EB3">
          <w:br/>
        </w:r>
      </w:del>
    </w:p>
    <w:p w14:paraId="27D8017B" w14:textId="79D283F6" w:rsidR="00791E83" w:rsidDel="00CF4EB3" w:rsidRDefault="00791E83" w:rsidP="00CF4EB3">
      <w:pPr>
        <w:pStyle w:val="Heading1"/>
        <w:numPr>
          <w:ilvl w:val="0"/>
          <w:numId w:val="15"/>
        </w:numPr>
        <w:rPr>
          <w:del w:id="167" w:author="Ryan, Connor (Intov8)" w:date="2020-10-15T07:54:00Z"/>
        </w:rPr>
        <w:pPrChange w:id="168" w:author="Ryan, Connor (Intov8)" w:date="2020-10-15T07:54:00Z">
          <w:pPr>
            <w:pStyle w:val="ListParagraph"/>
            <w:numPr>
              <w:numId w:val="17"/>
            </w:numPr>
            <w:ind w:hanging="360"/>
          </w:pPr>
        </w:pPrChange>
      </w:pPr>
      <w:commentRangeStart w:id="169"/>
      <w:del w:id="170" w:author="Ryan, Connor (Intov8)" w:date="2020-10-15T07:54:00Z">
        <w:r w:rsidDel="00CF4EB3">
          <w:delText xml:space="preserve">The packaging the application process is designed the target the .package file that should </w:delText>
        </w:r>
        <w:commentRangeEnd w:id="169"/>
        <w:r w:rsidR="007A7A38" w:rsidDel="00CF4EB3">
          <w:rPr>
            <w:rStyle w:val="CommentReference"/>
          </w:rPr>
          <w:commentReference w:id="169"/>
        </w:r>
        <w:r w:rsidDel="00CF4EB3">
          <w:delText>be committed to the repo. Please see below for the configuration around the packaging. Ensure that the wapproj is the target of this step.</w:delText>
        </w:r>
        <w:r w:rsidR="00492740" w:rsidDel="00CF4EB3">
          <w:br/>
        </w:r>
        <w:r w:rsidDel="00CF4EB3">
          <w:br/>
        </w:r>
        <w:r w:rsidDel="00CF4EB3">
          <w:rPr>
            <w:noProof/>
          </w:rPr>
          <w:drawing>
            <wp:inline distT="0" distB="0" distL="0" distR="0" wp14:anchorId="0FE0672E" wp14:editId="08BC1BB0">
              <wp:extent cx="6497955" cy="2677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7955" cy="2677160"/>
                      </a:xfrm>
                      <a:prstGeom prst="rect">
                        <a:avLst/>
                      </a:prstGeom>
                    </pic:spPr>
                  </pic:pic>
                </a:graphicData>
              </a:graphic>
            </wp:inline>
          </w:drawing>
        </w:r>
        <w:r w:rsidR="00492740" w:rsidDel="00CF4EB3">
          <w:br/>
        </w:r>
      </w:del>
    </w:p>
    <w:p w14:paraId="1DEB32C1" w14:textId="3B86818A" w:rsidR="003B5162" w:rsidDel="00CF4EB3" w:rsidRDefault="00791E83" w:rsidP="00CF4EB3">
      <w:pPr>
        <w:pStyle w:val="Heading1"/>
        <w:numPr>
          <w:ilvl w:val="0"/>
          <w:numId w:val="15"/>
        </w:numPr>
        <w:rPr>
          <w:del w:id="171" w:author="Ryan, Connor (Intov8)" w:date="2020-10-15T07:54:00Z"/>
        </w:rPr>
        <w:pPrChange w:id="172" w:author="Ryan, Connor (Intov8)" w:date="2020-10-15T07:54:00Z">
          <w:pPr>
            <w:pStyle w:val="ListParagraph"/>
            <w:numPr>
              <w:numId w:val="17"/>
            </w:numPr>
            <w:ind w:hanging="360"/>
          </w:pPr>
        </w:pPrChange>
      </w:pPr>
      <w:del w:id="173" w:author="Ryan, Connor (Intov8)" w:date="2020-10-15T07:54:00Z">
        <w:r w:rsidDel="00CF4EB3">
          <w:delText xml:space="preserve">The next step involves ensuring </w:delText>
        </w:r>
        <w:r w:rsidR="00DB3A13" w:rsidDel="00CF4EB3">
          <w:delText>the packaged application is published as an artifcat</w:delText>
        </w:r>
      </w:del>
      <w:ins w:id="174" w:author="Gribben, Ashley (Intov8)" w:date="2020-04-20T13:50:00Z">
        <w:del w:id="175" w:author="Ryan, Connor (Intov8)" w:date="2020-10-15T07:54:00Z">
          <w:r w:rsidR="00131B1D" w:rsidDel="00CF4EB3">
            <w:delText>artefact</w:delText>
          </w:r>
        </w:del>
      </w:ins>
      <w:del w:id="176" w:author="Ryan, Connor (Intov8)" w:date="2020-10-15T07:54:00Z">
        <w:r w:rsidR="00DB3A13" w:rsidDel="00CF4EB3">
          <w:delText xml:space="preserve"> for the deployment job to handle. This is done by targeting the published path from the previous step. Utilising </w:delText>
        </w:r>
        <w:r w:rsidR="00DB3A13" w:rsidRPr="00DB3A13" w:rsidDel="00CF4EB3">
          <w:delText>$(build.artifactstagingdirectory)</w:delText>
        </w:r>
        <w:r w:rsidR="00DB3A13" w:rsidDel="00CF4EB3">
          <w:delText xml:space="preserve"> standardises the path across applications to ensure less maintenance is required.</w:delText>
        </w:r>
        <w:r w:rsidR="00492740" w:rsidDel="00CF4EB3">
          <w:br/>
        </w:r>
        <w:r w:rsidR="00DB3A13" w:rsidDel="00CF4EB3">
          <w:br/>
        </w:r>
        <w:r w:rsidR="00DB3A13" w:rsidDel="00CF4EB3">
          <w:rPr>
            <w:noProof/>
          </w:rPr>
          <w:drawing>
            <wp:inline distT="0" distB="0" distL="0" distR="0" wp14:anchorId="677F03AF" wp14:editId="4B027B73">
              <wp:extent cx="6497955" cy="2054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7955" cy="2054860"/>
                      </a:xfrm>
                      <a:prstGeom prst="rect">
                        <a:avLst/>
                      </a:prstGeom>
                    </pic:spPr>
                  </pic:pic>
                </a:graphicData>
              </a:graphic>
            </wp:inline>
          </w:drawing>
        </w:r>
        <w:r w:rsidR="00492740" w:rsidDel="00CF4EB3">
          <w:br/>
        </w:r>
      </w:del>
    </w:p>
    <w:p w14:paraId="71E18E7E" w14:textId="022450F8" w:rsidR="00DB3A13" w:rsidDel="00CF4EB3" w:rsidRDefault="00377E01" w:rsidP="00CF4EB3">
      <w:pPr>
        <w:pStyle w:val="Heading1"/>
        <w:numPr>
          <w:ilvl w:val="0"/>
          <w:numId w:val="15"/>
        </w:numPr>
        <w:rPr>
          <w:del w:id="177" w:author="Ryan, Connor (Intov8)" w:date="2020-10-15T07:54:00Z"/>
        </w:rPr>
        <w:pPrChange w:id="178" w:author="Ryan, Connor (Intov8)" w:date="2020-10-15T07:54:00Z">
          <w:pPr>
            <w:pStyle w:val="ListParagraph"/>
            <w:numPr>
              <w:numId w:val="17"/>
            </w:numPr>
            <w:ind w:hanging="360"/>
          </w:pPr>
        </w:pPrChange>
      </w:pPr>
      <w:del w:id="179" w:author="Ryan, Connor (Intov8)" w:date="2020-10-15T07:54:00Z">
        <w:r w:rsidDel="00CF4EB3">
          <w:delText>Ensure that the Release notes are targeted to also be published to ensure that AppCenter receives the updated information.</w:delText>
        </w:r>
        <w:r w:rsidR="00492740" w:rsidDel="00CF4EB3">
          <w:br/>
        </w:r>
        <w:r w:rsidDel="00CF4EB3">
          <w:br/>
        </w:r>
        <w:r w:rsidDel="00CF4EB3">
          <w:rPr>
            <w:noProof/>
          </w:rPr>
          <w:drawing>
            <wp:inline distT="0" distB="0" distL="0" distR="0" wp14:anchorId="05DAA139" wp14:editId="4C610637">
              <wp:extent cx="6497955" cy="1452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7955" cy="1452245"/>
                      </a:xfrm>
                      <a:prstGeom prst="rect">
                        <a:avLst/>
                      </a:prstGeom>
                    </pic:spPr>
                  </pic:pic>
                </a:graphicData>
              </a:graphic>
            </wp:inline>
          </w:drawing>
        </w:r>
        <w:r w:rsidDel="00CF4EB3">
          <w:delText xml:space="preserve"> </w:delText>
        </w:r>
        <w:r w:rsidR="00492740" w:rsidDel="00CF4EB3">
          <w:br/>
        </w:r>
      </w:del>
    </w:p>
    <w:p w14:paraId="268ADE95" w14:textId="11C31EA8" w:rsidR="00377E01" w:rsidDel="00CF4EB3" w:rsidRDefault="00377E01" w:rsidP="00CF4EB3">
      <w:pPr>
        <w:pStyle w:val="Heading1"/>
        <w:numPr>
          <w:ilvl w:val="0"/>
          <w:numId w:val="15"/>
        </w:numPr>
        <w:rPr>
          <w:del w:id="180" w:author="Ryan, Connor (Intov8)" w:date="2020-10-15T07:54:00Z"/>
        </w:rPr>
        <w:pPrChange w:id="181" w:author="Ryan, Connor (Intov8)" w:date="2020-10-15T07:54:00Z">
          <w:pPr>
            <w:pStyle w:val="ListParagraph"/>
            <w:numPr>
              <w:numId w:val="17"/>
            </w:numPr>
            <w:ind w:hanging="360"/>
          </w:pPr>
        </w:pPrChange>
      </w:pPr>
      <w:del w:id="182" w:author="Ryan, Connor (Intov8)" w:date="2020-10-15T07:54:00Z">
        <w:r w:rsidDel="00CF4EB3">
          <w:delText xml:space="preserve">Select the “Save and Queue” </w:delText>
        </w:r>
      </w:del>
    </w:p>
    <w:p w14:paraId="598A0409" w14:textId="2648F26A" w:rsidR="00377E01" w:rsidDel="00CF4EB3" w:rsidRDefault="00377E01" w:rsidP="00CF4EB3">
      <w:pPr>
        <w:pStyle w:val="Heading1"/>
        <w:numPr>
          <w:ilvl w:val="0"/>
          <w:numId w:val="15"/>
        </w:numPr>
        <w:rPr>
          <w:del w:id="183" w:author="Ryan, Connor (Intov8)" w:date="2020-10-15T07:54:00Z"/>
        </w:rPr>
        <w:pPrChange w:id="184" w:author="Ryan, Connor (Intov8)" w:date="2020-10-15T07:54:00Z">
          <w:pPr>
            <w:pStyle w:val="ListParagraph"/>
            <w:numPr>
              <w:numId w:val="17"/>
            </w:numPr>
            <w:ind w:hanging="360"/>
          </w:pPr>
        </w:pPrChange>
      </w:pPr>
      <w:del w:id="185" w:author="Ryan, Connor (Intov8)" w:date="2020-10-15T07:54:00Z">
        <w:r w:rsidDel="00CF4EB3">
          <w:delText>Select the build that has been queued to view the packaging</w:delText>
        </w:r>
        <w:r w:rsidR="00492740" w:rsidDel="00CF4EB3">
          <w:br/>
        </w:r>
        <w:r w:rsidDel="00CF4EB3">
          <w:br/>
        </w:r>
        <w:r w:rsidDel="00CF4EB3">
          <w:rPr>
            <w:noProof/>
          </w:rPr>
          <w:drawing>
            <wp:inline distT="0" distB="0" distL="0" distR="0" wp14:anchorId="6173F90B" wp14:editId="22BD82E2">
              <wp:extent cx="589597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2209800"/>
                      </a:xfrm>
                      <a:prstGeom prst="rect">
                        <a:avLst/>
                      </a:prstGeom>
                      <a:noFill/>
                      <a:ln>
                        <a:noFill/>
                      </a:ln>
                    </pic:spPr>
                  </pic:pic>
                </a:graphicData>
              </a:graphic>
            </wp:inline>
          </w:drawing>
        </w:r>
        <w:r w:rsidR="00492740" w:rsidDel="00CF4EB3">
          <w:br/>
        </w:r>
      </w:del>
    </w:p>
    <w:p w14:paraId="73758C23" w14:textId="52E455B1" w:rsidR="00377E01" w:rsidDel="00CF4EB3" w:rsidRDefault="00377E01" w:rsidP="00CF4EB3">
      <w:pPr>
        <w:pStyle w:val="Heading1"/>
        <w:numPr>
          <w:ilvl w:val="0"/>
          <w:numId w:val="15"/>
        </w:numPr>
        <w:rPr>
          <w:del w:id="186" w:author="Ryan, Connor (Intov8)" w:date="2020-10-15T07:54:00Z"/>
        </w:rPr>
        <w:pPrChange w:id="187" w:author="Ryan, Connor (Intov8)" w:date="2020-10-15T07:54:00Z">
          <w:pPr>
            <w:pStyle w:val="ListParagraph"/>
            <w:numPr>
              <w:numId w:val="17"/>
            </w:numPr>
            <w:ind w:hanging="360"/>
          </w:pPr>
        </w:pPrChange>
      </w:pPr>
      <w:del w:id="188" w:author="Ryan, Connor (Intov8)" w:date="2020-10-15T07:54:00Z">
        <w:r w:rsidDel="00CF4EB3">
          <w:delText>Review the outcome of the build</w:delText>
        </w:r>
        <w:r w:rsidR="00492740" w:rsidDel="00CF4EB3">
          <w:br/>
        </w:r>
      </w:del>
    </w:p>
    <w:p w14:paraId="40191537" w14:textId="3AD45B36" w:rsidR="00377E01" w:rsidDel="00CF4EB3" w:rsidRDefault="00377E01" w:rsidP="00CF4EB3">
      <w:pPr>
        <w:pStyle w:val="Heading1"/>
        <w:numPr>
          <w:ilvl w:val="0"/>
          <w:numId w:val="15"/>
        </w:numPr>
        <w:rPr>
          <w:del w:id="189" w:author="Ryan, Connor (Intov8)" w:date="2020-10-15T07:54:00Z"/>
        </w:rPr>
        <w:pPrChange w:id="190" w:author="Ryan, Connor (Intov8)" w:date="2020-10-15T07:54:00Z">
          <w:pPr>
            <w:pStyle w:val="ListParagraph"/>
          </w:pPr>
        </w:pPrChange>
      </w:pPr>
      <w:del w:id="191" w:author="Ryan, Connor (Intov8)" w:date="2020-10-15T07:54:00Z">
        <w:r w:rsidDel="00CF4EB3">
          <w:rPr>
            <w:noProof/>
          </w:rPr>
          <w:drawing>
            <wp:inline distT="0" distB="0" distL="0" distR="0" wp14:anchorId="6D2B7E01" wp14:editId="33266DF5">
              <wp:extent cx="6497955" cy="2621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7955" cy="2621280"/>
                      </a:xfrm>
                      <a:prstGeom prst="rect">
                        <a:avLst/>
                      </a:prstGeom>
                    </pic:spPr>
                  </pic:pic>
                </a:graphicData>
              </a:graphic>
            </wp:inline>
          </w:drawing>
        </w:r>
        <w:r w:rsidR="00492740" w:rsidDel="00CF4EB3">
          <w:br/>
        </w:r>
      </w:del>
    </w:p>
    <w:p w14:paraId="4AD49B18" w14:textId="3BECBE7D" w:rsidR="00C22931" w:rsidDel="00CF4EB3" w:rsidRDefault="00377E01" w:rsidP="00CF4EB3">
      <w:pPr>
        <w:pStyle w:val="Heading1"/>
        <w:numPr>
          <w:ilvl w:val="0"/>
          <w:numId w:val="15"/>
        </w:numPr>
        <w:rPr>
          <w:del w:id="192" w:author="Ryan, Connor (Intov8)" w:date="2020-10-15T07:54:00Z"/>
        </w:rPr>
        <w:pPrChange w:id="193" w:author="Ryan, Connor (Intov8)" w:date="2020-10-15T07:54:00Z">
          <w:pPr>
            <w:pStyle w:val="ListParagraph"/>
            <w:numPr>
              <w:numId w:val="17"/>
            </w:numPr>
            <w:ind w:hanging="360"/>
          </w:pPr>
        </w:pPrChange>
      </w:pPr>
      <w:del w:id="194" w:author="Ryan, Connor (Intov8)" w:date="2020-10-15T07:54:00Z">
        <w:r w:rsidDel="00CF4EB3">
          <w:delText xml:space="preserve">To ensure that application was packaged correctly, select the artifacts </w:delText>
        </w:r>
        <w:r w:rsidR="006D5111" w:rsidDel="00CF4EB3">
          <w:delText>object and locate the msixbundle within the drop folder.</w:delText>
        </w:r>
        <w:r w:rsidR="00492740" w:rsidDel="00CF4EB3">
          <w:br/>
        </w:r>
        <w:r w:rsidR="006D5111" w:rsidDel="00CF4EB3">
          <w:br/>
        </w:r>
        <w:r w:rsidR="006D5111" w:rsidDel="00CF4EB3">
          <w:rPr>
            <w:noProof/>
          </w:rPr>
          <w:drawing>
            <wp:inline distT="0" distB="0" distL="0" distR="0" wp14:anchorId="24F2BCAC" wp14:editId="568D2656">
              <wp:extent cx="6497955" cy="4138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7955" cy="4138295"/>
                      </a:xfrm>
                      <a:prstGeom prst="rect">
                        <a:avLst/>
                      </a:prstGeom>
                    </pic:spPr>
                  </pic:pic>
                </a:graphicData>
              </a:graphic>
            </wp:inline>
          </w:drawing>
        </w:r>
      </w:del>
    </w:p>
    <w:p w14:paraId="6E186225" w14:textId="395C7FE2" w:rsidR="006D5111" w:rsidDel="00CF4EB3" w:rsidRDefault="00C22931" w:rsidP="00CF4EB3">
      <w:pPr>
        <w:pStyle w:val="Heading1"/>
        <w:numPr>
          <w:ilvl w:val="0"/>
          <w:numId w:val="15"/>
        </w:numPr>
        <w:rPr>
          <w:del w:id="195" w:author="Ryan, Connor (Intov8)" w:date="2020-10-15T07:54:00Z"/>
        </w:rPr>
        <w:pPrChange w:id="196" w:author="Ryan, Connor (Intov8)" w:date="2020-10-15T07:54:00Z">
          <w:pPr/>
        </w:pPrChange>
      </w:pPr>
      <w:del w:id="197" w:author="Ryan, Connor (Intov8)" w:date="2020-10-15T07:54:00Z">
        <w:r w:rsidDel="00CF4EB3">
          <w:br w:type="page"/>
        </w:r>
      </w:del>
    </w:p>
    <w:p w14:paraId="1BDA3BC3" w14:textId="61F5A8A0" w:rsidR="00A838A8" w:rsidDel="00CF4EB3" w:rsidRDefault="00A838A8" w:rsidP="00CF4EB3">
      <w:pPr>
        <w:pStyle w:val="Heading1"/>
        <w:numPr>
          <w:ilvl w:val="0"/>
          <w:numId w:val="15"/>
        </w:numPr>
        <w:rPr>
          <w:del w:id="198" w:author="Ryan, Connor (Intov8)" w:date="2020-10-15T07:54:00Z"/>
        </w:rPr>
        <w:pPrChange w:id="199" w:author="Ryan, Connor (Intov8)" w:date="2020-10-15T07:54:00Z">
          <w:pPr>
            <w:pStyle w:val="Heading1"/>
            <w:numPr>
              <w:numId w:val="15"/>
            </w:numPr>
            <w:ind w:left="720" w:hanging="360"/>
          </w:pPr>
        </w:pPrChange>
      </w:pPr>
      <w:bookmarkStart w:id="200" w:name="_Toc35349630"/>
      <w:del w:id="201" w:author="Ryan, Connor (Intov8)" w:date="2020-10-15T07:54:00Z">
        <w:r w:rsidDel="00CF4EB3">
          <w:delText>Configure App Center distribution group</w:delText>
        </w:r>
        <w:bookmarkEnd w:id="200"/>
      </w:del>
    </w:p>
    <w:p w14:paraId="608033E5" w14:textId="6052D6F7" w:rsidR="00A838A8" w:rsidDel="00CF4EB3" w:rsidRDefault="000420B0" w:rsidP="00CF4EB3">
      <w:pPr>
        <w:pStyle w:val="Heading1"/>
        <w:numPr>
          <w:ilvl w:val="0"/>
          <w:numId w:val="15"/>
        </w:numPr>
        <w:rPr>
          <w:del w:id="202" w:author="Ryan, Connor (Intov8)" w:date="2020-10-15T07:54:00Z"/>
        </w:rPr>
        <w:pPrChange w:id="203" w:author="Ryan, Connor (Intov8)" w:date="2020-10-15T07:54:00Z">
          <w:pPr/>
        </w:pPrChange>
      </w:pPr>
      <w:del w:id="204" w:author="Ryan, Connor (Intov8)" w:date="2020-10-15T07:54:00Z">
        <w:r w:rsidDel="00CF4EB3">
          <w:delText>Once the package has been created it will need a target before step 5 can begin. Follow the below steps to configure the targetID. Please note, this presumes the application will already have a home within App Center.</w:delText>
        </w:r>
      </w:del>
    </w:p>
    <w:p w14:paraId="6B18E81F" w14:textId="38708241" w:rsidR="000420B0" w:rsidDel="00CF4EB3" w:rsidRDefault="000420B0" w:rsidP="00CF4EB3">
      <w:pPr>
        <w:pStyle w:val="Heading1"/>
        <w:numPr>
          <w:ilvl w:val="0"/>
          <w:numId w:val="15"/>
        </w:numPr>
        <w:rPr>
          <w:del w:id="205" w:author="Ryan, Connor (Intov8)" w:date="2020-10-15T07:54:00Z"/>
        </w:rPr>
        <w:pPrChange w:id="206" w:author="Ryan, Connor (Intov8)" w:date="2020-10-15T07:54:00Z">
          <w:pPr>
            <w:pStyle w:val="ListParagraph"/>
            <w:numPr>
              <w:numId w:val="20"/>
            </w:numPr>
            <w:ind w:hanging="360"/>
          </w:pPr>
        </w:pPrChange>
      </w:pPr>
      <w:del w:id="207" w:author="Ryan, Connor (Intov8)" w:date="2020-10-15T07:54:00Z">
        <w:r w:rsidDel="00CF4EB3">
          <w:delText>Locate the application you are looking to target.</w:delText>
        </w:r>
        <w:r w:rsidR="00492740" w:rsidDel="00CF4EB3">
          <w:br/>
        </w:r>
      </w:del>
    </w:p>
    <w:p w14:paraId="410AECE5" w14:textId="22BF4BFF" w:rsidR="000420B0" w:rsidDel="00CF4EB3" w:rsidRDefault="000420B0" w:rsidP="00CF4EB3">
      <w:pPr>
        <w:pStyle w:val="Heading1"/>
        <w:numPr>
          <w:ilvl w:val="0"/>
          <w:numId w:val="15"/>
        </w:numPr>
        <w:rPr>
          <w:del w:id="208" w:author="Ryan, Connor (Intov8)" w:date="2020-10-15T07:54:00Z"/>
        </w:rPr>
        <w:pPrChange w:id="209" w:author="Ryan, Connor (Intov8)" w:date="2020-10-15T07:54:00Z">
          <w:pPr>
            <w:pStyle w:val="ListParagraph"/>
          </w:pPr>
        </w:pPrChange>
      </w:pPr>
      <w:del w:id="210" w:author="Ryan, Connor (Intov8)" w:date="2020-10-15T07:54:00Z">
        <w:r w:rsidDel="00CF4EB3">
          <w:rPr>
            <w:noProof/>
          </w:rPr>
          <w:drawing>
            <wp:inline distT="0" distB="0" distL="0" distR="0" wp14:anchorId="0DA91576" wp14:editId="0409A12F">
              <wp:extent cx="6497955" cy="2556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7955" cy="2556510"/>
                      </a:xfrm>
                      <a:prstGeom prst="rect">
                        <a:avLst/>
                      </a:prstGeom>
                    </pic:spPr>
                  </pic:pic>
                </a:graphicData>
              </a:graphic>
            </wp:inline>
          </w:drawing>
        </w:r>
        <w:r w:rsidR="00492740" w:rsidDel="00CF4EB3">
          <w:br/>
        </w:r>
      </w:del>
    </w:p>
    <w:p w14:paraId="30DF7359" w14:textId="069C251D" w:rsidR="00C22931" w:rsidDel="00CF4EB3" w:rsidRDefault="00C22931" w:rsidP="00CF4EB3">
      <w:pPr>
        <w:pStyle w:val="Heading1"/>
        <w:numPr>
          <w:ilvl w:val="0"/>
          <w:numId w:val="15"/>
        </w:numPr>
        <w:rPr>
          <w:del w:id="211" w:author="Ryan, Connor (Intov8)" w:date="2020-10-15T07:54:00Z"/>
        </w:rPr>
        <w:pPrChange w:id="212" w:author="Ryan, Connor (Intov8)" w:date="2020-10-15T07:54:00Z">
          <w:pPr>
            <w:pStyle w:val="ListParagraph"/>
            <w:numPr>
              <w:numId w:val="20"/>
            </w:numPr>
            <w:ind w:hanging="360"/>
          </w:pPr>
        </w:pPrChange>
      </w:pPr>
      <w:del w:id="213" w:author="Ryan, Connor (Intov8)" w:date="2020-10-15T07:54:00Z">
        <w:r w:rsidDel="00CF4EB3">
          <w:delText>Open up the groups tab.</w:delText>
        </w:r>
        <w:r w:rsidR="00492740" w:rsidDel="00CF4EB3">
          <w:br/>
        </w:r>
      </w:del>
    </w:p>
    <w:p w14:paraId="531DBAD0" w14:textId="0F83EE33" w:rsidR="00C22931" w:rsidDel="00CF4EB3" w:rsidRDefault="00C22931" w:rsidP="00CF4EB3">
      <w:pPr>
        <w:pStyle w:val="Heading1"/>
        <w:numPr>
          <w:ilvl w:val="0"/>
          <w:numId w:val="15"/>
        </w:numPr>
        <w:rPr>
          <w:del w:id="214" w:author="Ryan, Connor (Intov8)" w:date="2020-10-15T07:54:00Z"/>
        </w:rPr>
        <w:pPrChange w:id="215" w:author="Ryan, Connor (Intov8)" w:date="2020-10-15T07:54:00Z">
          <w:pPr>
            <w:pStyle w:val="ListParagraph"/>
            <w:jc w:val="center"/>
          </w:pPr>
        </w:pPrChange>
      </w:pPr>
      <w:del w:id="216" w:author="Ryan, Connor (Intov8)" w:date="2020-10-15T07:54:00Z">
        <w:r w:rsidDel="00CF4EB3">
          <w:rPr>
            <w:noProof/>
          </w:rPr>
          <w:drawing>
            <wp:inline distT="0" distB="0" distL="0" distR="0" wp14:anchorId="35465A85" wp14:editId="670B7223">
              <wp:extent cx="2542857" cy="1285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857" cy="1285714"/>
                      </a:xfrm>
                      <a:prstGeom prst="rect">
                        <a:avLst/>
                      </a:prstGeom>
                    </pic:spPr>
                  </pic:pic>
                </a:graphicData>
              </a:graphic>
            </wp:inline>
          </w:drawing>
        </w:r>
        <w:r w:rsidR="00492740" w:rsidDel="00CF4EB3">
          <w:br/>
        </w:r>
      </w:del>
    </w:p>
    <w:p w14:paraId="7A06B08D" w14:textId="24F32CE2" w:rsidR="00C22931" w:rsidDel="00CF4EB3" w:rsidRDefault="00C22931" w:rsidP="00CF4EB3">
      <w:pPr>
        <w:pStyle w:val="Heading1"/>
        <w:numPr>
          <w:ilvl w:val="0"/>
          <w:numId w:val="15"/>
        </w:numPr>
        <w:rPr>
          <w:del w:id="217" w:author="Ryan, Connor (Intov8)" w:date="2020-10-15T07:54:00Z"/>
        </w:rPr>
        <w:pPrChange w:id="218" w:author="Ryan, Connor (Intov8)" w:date="2020-10-15T07:54:00Z">
          <w:pPr>
            <w:pStyle w:val="ListParagraph"/>
            <w:numPr>
              <w:numId w:val="20"/>
            </w:numPr>
            <w:ind w:hanging="360"/>
          </w:pPr>
        </w:pPrChange>
      </w:pPr>
      <w:del w:id="219" w:author="Ryan, Connor (Intov8)" w:date="2020-10-15T07:54:00Z">
        <w:r w:rsidDel="00CF4EB3">
          <w:delText>Select the group you are looking to target.</w:delText>
        </w:r>
        <w:r w:rsidR="00492740" w:rsidDel="00CF4EB3">
          <w:br/>
        </w:r>
        <w:r w:rsidDel="00CF4EB3">
          <w:br/>
        </w:r>
        <w:r w:rsidDel="00CF4EB3">
          <w:rPr>
            <w:noProof/>
          </w:rPr>
          <w:drawing>
            <wp:inline distT="0" distB="0" distL="0" distR="0" wp14:anchorId="7B3DB0F1" wp14:editId="606E7804">
              <wp:extent cx="6497955" cy="17887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7955" cy="1788795"/>
                      </a:xfrm>
                      <a:prstGeom prst="rect">
                        <a:avLst/>
                      </a:prstGeom>
                    </pic:spPr>
                  </pic:pic>
                </a:graphicData>
              </a:graphic>
            </wp:inline>
          </w:drawing>
        </w:r>
      </w:del>
    </w:p>
    <w:p w14:paraId="3B35EFDC" w14:textId="46BD4D3E" w:rsidR="00C22931" w:rsidDel="00CF4EB3" w:rsidRDefault="00C22931" w:rsidP="00CF4EB3">
      <w:pPr>
        <w:pStyle w:val="Heading1"/>
        <w:numPr>
          <w:ilvl w:val="0"/>
          <w:numId w:val="15"/>
        </w:numPr>
        <w:rPr>
          <w:del w:id="220" w:author="Ryan, Connor (Intov8)" w:date="2020-10-15T07:54:00Z"/>
        </w:rPr>
        <w:pPrChange w:id="221" w:author="Ryan, Connor (Intov8)" w:date="2020-10-15T07:54:00Z">
          <w:pPr>
            <w:pStyle w:val="ListParagraph"/>
            <w:numPr>
              <w:numId w:val="20"/>
            </w:numPr>
            <w:ind w:hanging="360"/>
          </w:pPr>
        </w:pPrChange>
      </w:pPr>
      <w:del w:id="222" w:author="Ryan, Connor (Intov8)" w:date="2020-10-15T07:54:00Z">
        <w:r w:rsidDel="00CF4EB3">
          <w:delText>Within the groups, select the settings icon.</w:delText>
        </w:r>
      </w:del>
    </w:p>
    <w:p w14:paraId="42D3D55E" w14:textId="76F9CF2D" w:rsidR="00C22931" w:rsidDel="00CF4EB3" w:rsidRDefault="00C22931" w:rsidP="00CF4EB3">
      <w:pPr>
        <w:pStyle w:val="Heading1"/>
        <w:numPr>
          <w:ilvl w:val="0"/>
          <w:numId w:val="15"/>
        </w:numPr>
        <w:rPr>
          <w:del w:id="223" w:author="Ryan, Connor (Intov8)" w:date="2020-10-15T07:54:00Z"/>
        </w:rPr>
        <w:pPrChange w:id="224" w:author="Ryan, Connor (Intov8)" w:date="2020-10-15T07:54:00Z">
          <w:pPr>
            <w:pStyle w:val="ListParagraph"/>
          </w:pPr>
        </w:pPrChange>
      </w:pPr>
      <w:del w:id="225" w:author="Ryan, Connor (Intov8)" w:date="2020-10-15T07:54:00Z">
        <w:r w:rsidDel="00CF4EB3">
          <w:rPr>
            <w:noProof/>
          </w:rPr>
          <w:drawing>
            <wp:inline distT="0" distB="0" distL="0" distR="0" wp14:anchorId="7D596BFB" wp14:editId="28B07BF7">
              <wp:extent cx="6497955" cy="1527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7955" cy="1527175"/>
                      </a:xfrm>
                      <a:prstGeom prst="rect">
                        <a:avLst/>
                      </a:prstGeom>
                    </pic:spPr>
                  </pic:pic>
                </a:graphicData>
              </a:graphic>
            </wp:inline>
          </w:drawing>
        </w:r>
      </w:del>
    </w:p>
    <w:p w14:paraId="61545DEA" w14:textId="4E360C7C" w:rsidR="00C22931" w:rsidDel="00CF4EB3" w:rsidRDefault="00C22931" w:rsidP="00CF4EB3">
      <w:pPr>
        <w:pStyle w:val="Heading1"/>
        <w:numPr>
          <w:ilvl w:val="0"/>
          <w:numId w:val="15"/>
        </w:numPr>
        <w:rPr>
          <w:del w:id="226" w:author="Ryan, Connor (Intov8)" w:date="2020-10-15T07:54:00Z"/>
        </w:rPr>
        <w:pPrChange w:id="227" w:author="Ryan, Connor (Intov8)" w:date="2020-10-15T07:54:00Z">
          <w:pPr>
            <w:pStyle w:val="ListParagraph"/>
            <w:numPr>
              <w:numId w:val="15"/>
            </w:numPr>
            <w:ind w:hanging="360"/>
          </w:pPr>
        </w:pPrChange>
      </w:pPr>
      <w:del w:id="228" w:author="Ryan, Connor (Intov8)" w:date="2020-10-15T07:54:00Z">
        <w:r w:rsidDel="00CF4EB3">
          <w:delText>The target id is situated under the Group Name.</w:delText>
        </w:r>
        <w:r w:rsidR="00492740" w:rsidDel="00CF4EB3">
          <w:br/>
        </w:r>
        <w:r w:rsidDel="00CF4EB3">
          <w:br/>
        </w:r>
        <w:r w:rsidDel="00CF4EB3">
          <w:rPr>
            <w:noProof/>
          </w:rPr>
          <w:drawing>
            <wp:inline distT="0" distB="0" distL="0" distR="0" wp14:anchorId="12ABC680" wp14:editId="62EAE3E8">
              <wp:extent cx="5647619" cy="259047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7619" cy="2590476"/>
                      </a:xfrm>
                      <a:prstGeom prst="rect">
                        <a:avLst/>
                      </a:prstGeom>
                    </pic:spPr>
                  </pic:pic>
                </a:graphicData>
              </a:graphic>
            </wp:inline>
          </w:drawing>
        </w:r>
      </w:del>
    </w:p>
    <w:p w14:paraId="2B15781B" w14:textId="647E0985" w:rsidR="00C22931" w:rsidRPr="00A838A8" w:rsidDel="00CF4EB3" w:rsidRDefault="00C22931" w:rsidP="00CF4EB3">
      <w:pPr>
        <w:pStyle w:val="Heading1"/>
        <w:numPr>
          <w:ilvl w:val="0"/>
          <w:numId w:val="15"/>
        </w:numPr>
        <w:rPr>
          <w:del w:id="229" w:author="Ryan, Connor (Intov8)" w:date="2020-10-15T07:54:00Z"/>
        </w:rPr>
        <w:pPrChange w:id="230" w:author="Ryan, Connor (Intov8)" w:date="2020-10-15T07:54:00Z">
          <w:pPr/>
        </w:pPrChange>
      </w:pPr>
      <w:del w:id="231" w:author="Ryan, Connor (Intov8)" w:date="2020-10-15T07:54:00Z">
        <w:r w:rsidDel="00CF4EB3">
          <w:br w:type="page"/>
        </w:r>
      </w:del>
    </w:p>
    <w:p w14:paraId="486CC0E8" w14:textId="574050C6" w:rsidR="006D5111" w:rsidDel="00CF4EB3" w:rsidRDefault="006D5111" w:rsidP="00CF4EB3">
      <w:pPr>
        <w:pStyle w:val="Heading1"/>
        <w:numPr>
          <w:ilvl w:val="0"/>
          <w:numId w:val="15"/>
        </w:numPr>
        <w:rPr>
          <w:del w:id="232" w:author="Ryan, Connor (Intov8)" w:date="2020-10-15T07:54:00Z"/>
        </w:rPr>
        <w:pPrChange w:id="233" w:author="Ryan, Connor (Intov8)" w:date="2020-10-15T07:54:00Z">
          <w:pPr>
            <w:pStyle w:val="Heading1"/>
            <w:numPr>
              <w:numId w:val="15"/>
            </w:numPr>
            <w:ind w:left="720" w:hanging="360"/>
          </w:pPr>
        </w:pPrChange>
      </w:pPr>
      <w:bookmarkStart w:id="234" w:name="_Toc35349631"/>
      <w:del w:id="235" w:author="Ryan, Connor (Intov8)" w:date="2020-10-15T07:54:00Z">
        <w:r w:rsidDel="00CF4EB3">
          <w:delText>Release</w:delText>
        </w:r>
        <w:bookmarkEnd w:id="234"/>
      </w:del>
    </w:p>
    <w:p w14:paraId="64AF0D10" w14:textId="08FE7E9D" w:rsidR="006D5111" w:rsidDel="00CF4EB3" w:rsidRDefault="006D5111" w:rsidP="00CF4EB3">
      <w:pPr>
        <w:pStyle w:val="Heading1"/>
        <w:numPr>
          <w:ilvl w:val="0"/>
          <w:numId w:val="15"/>
        </w:numPr>
        <w:rPr>
          <w:del w:id="236" w:author="Ryan, Connor (Intov8)" w:date="2020-10-15T07:54:00Z"/>
        </w:rPr>
        <w:pPrChange w:id="237" w:author="Ryan, Connor (Intov8)" w:date="2020-10-15T07:54:00Z">
          <w:pPr/>
        </w:pPrChange>
      </w:pPr>
      <w:del w:id="238" w:author="Ryan, Connor (Intov8)" w:date="2020-10-15T07:54:00Z">
        <w:r w:rsidDel="00CF4EB3">
          <w:delText xml:space="preserve">The release area within DevOps </w:delText>
        </w:r>
        <w:commentRangeStart w:id="239"/>
        <w:r w:rsidDel="00CF4EB3">
          <w:delText xml:space="preserve">is designed the Sign and Deploy MSIX bundle packages to the Appcenter </w:delText>
        </w:r>
        <w:commentRangeEnd w:id="239"/>
        <w:r w:rsidR="007A7A38" w:rsidDel="00CF4EB3">
          <w:rPr>
            <w:rStyle w:val="CommentReference"/>
          </w:rPr>
          <w:commentReference w:id="239"/>
        </w:r>
        <w:r w:rsidDel="00CF4EB3">
          <w:delText>for QA and production environments.</w:delText>
        </w:r>
      </w:del>
    </w:p>
    <w:p w14:paraId="4DEECE4F" w14:textId="3B5147C3" w:rsidR="006D5111" w:rsidDel="00CF4EB3" w:rsidRDefault="006D5111" w:rsidP="00CF4EB3">
      <w:pPr>
        <w:pStyle w:val="Heading1"/>
        <w:numPr>
          <w:ilvl w:val="0"/>
          <w:numId w:val="15"/>
        </w:numPr>
        <w:rPr>
          <w:del w:id="240" w:author="Ryan, Connor (Intov8)" w:date="2020-10-15T07:54:00Z"/>
        </w:rPr>
        <w:pPrChange w:id="241" w:author="Ryan, Connor (Intov8)" w:date="2020-10-15T07:54:00Z">
          <w:pPr>
            <w:pStyle w:val="ListParagraph"/>
            <w:numPr>
              <w:numId w:val="18"/>
            </w:numPr>
            <w:ind w:hanging="360"/>
          </w:pPr>
        </w:pPrChange>
      </w:pPr>
      <w:del w:id="242" w:author="Ryan, Connor (Intov8)" w:date="2020-10-15T07:54:00Z">
        <w:r w:rsidDel="00CF4EB3">
          <w:delText xml:space="preserve">Locate and Clone an </w:delText>
        </w:r>
        <w:r w:rsidR="003F5201" w:rsidDel="00CF4EB3">
          <w:delText>existing Deployment process.</w:delText>
        </w:r>
        <w:r w:rsidR="00492740" w:rsidDel="00CF4EB3">
          <w:br/>
        </w:r>
        <w:r w:rsidR="003F5201" w:rsidDel="00CF4EB3">
          <w:br/>
        </w:r>
        <w:r w:rsidR="003F5201" w:rsidDel="00CF4EB3">
          <w:rPr>
            <w:noProof/>
          </w:rPr>
          <w:drawing>
            <wp:inline distT="0" distB="0" distL="0" distR="0" wp14:anchorId="62D3F155" wp14:editId="77DE42F6">
              <wp:extent cx="4095238" cy="452380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38" cy="4523809"/>
                      </a:xfrm>
                      <a:prstGeom prst="rect">
                        <a:avLst/>
                      </a:prstGeom>
                    </pic:spPr>
                  </pic:pic>
                </a:graphicData>
              </a:graphic>
            </wp:inline>
          </w:drawing>
        </w:r>
        <w:r w:rsidR="00492740" w:rsidDel="00CF4EB3">
          <w:br/>
        </w:r>
      </w:del>
    </w:p>
    <w:p w14:paraId="2A53BAAE" w14:textId="7075620B" w:rsidR="003F5201" w:rsidDel="00CF4EB3" w:rsidRDefault="005C40AC" w:rsidP="00CF4EB3">
      <w:pPr>
        <w:pStyle w:val="Heading1"/>
        <w:numPr>
          <w:ilvl w:val="0"/>
          <w:numId w:val="15"/>
        </w:numPr>
        <w:rPr>
          <w:del w:id="243" w:author="Ryan, Connor (Intov8)" w:date="2020-10-15T07:54:00Z"/>
        </w:rPr>
        <w:pPrChange w:id="244" w:author="Ryan, Connor (Intov8)" w:date="2020-10-15T07:54:00Z">
          <w:pPr>
            <w:pStyle w:val="ListParagraph"/>
            <w:numPr>
              <w:numId w:val="18"/>
            </w:numPr>
            <w:ind w:hanging="360"/>
          </w:pPr>
        </w:pPrChange>
      </w:pPr>
      <w:del w:id="245" w:author="Ryan, Connor (Intov8)" w:date="2020-10-15T07:54:00Z">
        <w:r w:rsidDel="00CF4EB3">
          <w:delText xml:space="preserve">Select add to add a new artefact to the deployment process, this should be the package that was generated in step 3. After this has been added, remove the previous Artifact </w:delText>
        </w:r>
        <w:r w:rsidR="00492740" w:rsidDel="00CF4EB3">
          <w:br/>
        </w:r>
      </w:del>
    </w:p>
    <w:p w14:paraId="2BAC9CFE" w14:textId="10996CBD" w:rsidR="005C40AC" w:rsidDel="00CF4EB3" w:rsidRDefault="005C40AC" w:rsidP="00CF4EB3">
      <w:pPr>
        <w:pStyle w:val="Heading1"/>
        <w:numPr>
          <w:ilvl w:val="0"/>
          <w:numId w:val="15"/>
        </w:numPr>
        <w:rPr>
          <w:del w:id="246" w:author="Ryan, Connor (Intov8)" w:date="2020-10-15T07:54:00Z"/>
        </w:rPr>
        <w:pPrChange w:id="247" w:author="Ryan, Connor (Intov8)" w:date="2020-10-15T07:54:00Z">
          <w:pPr>
            <w:pStyle w:val="ListParagraph"/>
          </w:pPr>
        </w:pPrChange>
      </w:pPr>
      <w:del w:id="248" w:author="Ryan, Connor (Intov8)" w:date="2020-10-15T07:54:00Z">
        <w:r w:rsidDel="00CF4EB3">
          <w:rPr>
            <w:noProof/>
          </w:rPr>
          <w:drawing>
            <wp:inline distT="0" distB="0" distL="0" distR="0" wp14:anchorId="647C821B" wp14:editId="273FB259">
              <wp:extent cx="6497955" cy="2242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7955" cy="2242820"/>
                      </a:xfrm>
                      <a:prstGeom prst="rect">
                        <a:avLst/>
                      </a:prstGeom>
                    </pic:spPr>
                  </pic:pic>
                </a:graphicData>
              </a:graphic>
            </wp:inline>
          </w:drawing>
        </w:r>
        <w:r w:rsidR="00492740" w:rsidDel="00CF4EB3">
          <w:br/>
        </w:r>
      </w:del>
    </w:p>
    <w:p w14:paraId="1B7F9B95" w14:textId="03775998" w:rsidR="00E223BD" w:rsidDel="00CF4EB3" w:rsidRDefault="00E223BD" w:rsidP="00CF4EB3">
      <w:pPr>
        <w:pStyle w:val="Heading1"/>
        <w:numPr>
          <w:ilvl w:val="0"/>
          <w:numId w:val="15"/>
        </w:numPr>
        <w:rPr>
          <w:del w:id="249" w:author="Ryan, Connor (Intov8)" w:date="2020-10-15T07:54:00Z"/>
        </w:rPr>
        <w:pPrChange w:id="250" w:author="Ryan, Connor (Intov8)" w:date="2020-10-15T07:54:00Z">
          <w:pPr>
            <w:pStyle w:val="ListParagraph"/>
            <w:numPr>
              <w:numId w:val="18"/>
            </w:numPr>
            <w:ind w:hanging="360"/>
          </w:pPr>
        </w:pPrChange>
      </w:pPr>
      <w:del w:id="251" w:author="Ryan, Connor (Intov8)" w:date="2020-10-15T07:54:00Z">
        <w:r w:rsidDel="00CF4EB3">
          <w:delText xml:space="preserve">Select the </w:delText>
        </w:r>
        <w:commentRangeStart w:id="252"/>
        <w:r w:rsidDel="00CF4EB3">
          <w:delText>stages</w:delText>
        </w:r>
      </w:del>
      <w:ins w:id="253" w:author="Gribben, Ashley (Intov8)" w:date="2020-05-15T11:26:00Z">
        <w:del w:id="254" w:author="Ryan, Connor (Intov8)" w:date="2020-10-15T07:54:00Z">
          <w:r w:rsidR="007A7A38" w:rsidDel="00CF4EB3">
            <w:delText>’</w:delText>
          </w:r>
        </w:del>
      </w:ins>
      <w:del w:id="255" w:author="Ryan, Connor (Intov8)" w:date="2020-10-15T07:54:00Z">
        <w:r w:rsidDel="00CF4EB3">
          <w:delText xml:space="preserve"> </w:delText>
        </w:r>
        <w:commentRangeEnd w:id="252"/>
        <w:r w:rsidR="007A7A38" w:rsidDel="00CF4EB3">
          <w:rPr>
            <w:rStyle w:val="CommentReference"/>
          </w:rPr>
          <w:commentReference w:id="252"/>
        </w:r>
        <w:r w:rsidDel="00CF4EB3">
          <w:delText>tasks to configure the application</w:delText>
        </w:r>
      </w:del>
      <w:ins w:id="256" w:author="Gribben, Ashley (Intov8)" w:date="2020-05-15T11:26:00Z">
        <w:del w:id="257" w:author="Ryan, Connor (Intov8)" w:date="2020-10-15T07:54:00Z">
          <w:r w:rsidR="007A7A38" w:rsidDel="00CF4EB3">
            <w:delText>’</w:delText>
          </w:r>
        </w:del>
      </w:ins>
      <w:del w:id="258" w:author="Ryan, Connor (Intov8)" w:date="2020-10-15T07:54:00Z">
        <w:r w:rsidDel="00CF4EB3">
          <w:delText>s tasks.</w:delText>
        </w:r>
        <w:r w:rsidR="00492740" w:rsidDel="00CF4EB3">
          <w:br/>
        </w:r>
        <w:r w:rsidDel="00CF4EB3">
          <w:br/>
        </w:r>
        <w:r w:rsidDel="00CF4EB3">
          <w:rPr>
            <w:noProof/>
          </w:rPr>
          <w:drawing>
            <wp:inline distT="0" distB="0" distL="0" distR="0" wp14:anchorId="6255D3B1" wp14:editId="11A70FD6">
              <wp:extent cx="5819048" cy="2847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048" cy="2847619"/>
                      </a:xfrm>
                      <a:prstGeom prst="rect">
                        <a:avLst/>
                      </a:prstGeom>
                    </pic:spPr>
                  </pic:pic>
                </a:graphicData>
              </a:graphic>
            </wp:inline>
          </w:drawing>
        </w:r>
        <w:r w:rsidR="00492740" w:rsidDel="00CF4EB3">
          <w:br/>
        </w:r>
      </w:del>
    </w:p>
    <w:p w14:paraId="14F235E6" w14:textId="38978320" w:rsidR="00E223BD" w:rsidDel="00CF4EB3" w:rsidRDefault="00E223BD" w:rsidP="00CF4EB3">
      <w:pPr>
        <w:pStyle w:val="Heading1"/>
        <w:numPr>
          <w:ilvl w:val="0"/>
          <w:numId w:val="15"/>
        </w:numPr>
        <w:rPr>
          <w:del w:id="259" w:author="Ryan, Connor (Intov8)" w:date="2020-10-15T07:54:00Z"/>
        </w:rPr>
        <w:pPrChange w:id="260" w:author="Ryan, Connor (Intov8)" w:date="2020-10-15T07:54:00Z">
          <w:pPr>
            <w:pStyle w:val="ListParagraph"/>
            <w:numPr>
              <w:numId w:val="18"/>
            </w:numPr>
            <w:ind w:hanging="360"/>
          </w:pPr>
        </w:pPrChange>
      </w:pPr>
      <w:del w:id="261" w:author="Ryan, Connor (Intov8)" w:date="2020-10-15T07:54:00Z">
        <w:r w:rsidDel="00CF4EB3">
          <w:delText>As this is an MSIXBundle application, it will need to be signed before a system can accept it. Update the “Files to sign” to direct it to the msix bundle within the drop. Utilise the * wildcard to accept all versions of the application.</w:delText>
        </w:r>
        <w:r w:rsidR="00492740" w:rsidDel="00CF4EB3">
          <w:br/>
        </w:r>
        <w:r w:rsidDel="00CF4EB3">
          <w:br/>
        </w:r>
        <w:r w:rsidDel="00CF4EB3">
          <w:rPr>
            <w:noProof/>
          </w:rPr>
          <w:drawing>
            <wp:inline distT="0" distB="0" distL="0" distR="0" wp14:anchorId="725F6B40" wp14:editId="2D6359CE">
              <wp:extent cx="6497955" cy="15195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7955" cy="1519555"/>
                      </a:xfrm>
                      <a:prstGeom prst="rect">
                        <a:avLst/>
                      </a:prstGeom>
                    </pic:spPr>
                  </pic:pic>
                </a:graphicData>
              </a:graphic>
            </wp:inline>
          </w:drawing>
        </w:r>
        <w:r w:rsidR="00492740" w:rsidDel="00CF4EB3">
          <w:br/>
        </w:r>
      </w:del>
    </w:p>
    <w:p w14:paraId="59620AC8" w14:textId="57822312" w:rsidR="00E223BD" w:rsidDel="00CF4EB3" w:rsidRDefault="00E223BD" w:rsidP="00CF4EB3">
      <w:pPr>
        <w:pStyle w:val="Heading1"/>
        <w:numPr>
          <w:ilvl w:val="0"/>
          <w:numId w:val="15"/>
        </w:numPr>
        <w:rPr>
          <w:del w:id="262" w:author="Ryan, Connor (Intov8)" w:date="2020-10-15T07:54:00Z"/>
        </w:rPr>
        <w:pPrChange w:id="263" w:author="Ryan, Connor (Intov8)" w:date="2020-10-15T07:54:00Z">
          <w:pPr>
            <w:pStyle w:val="ListParagraph"/>
            <w:numPr>
              <w:numId w:val="18"/>
            </w:numPr>
            <w:ind w:hanging="360"/>
          </w:pPr>
        </w:pPrChange>
      </w:pPr>
      <w:del w:id="264" w:author="Ryan, Connor (Intov8)" w:date="2020-10-15T07:54:00Z">
        <w:r w:rsidDel="00CF4EB3">
          <w:delText xml:space="preserve">Currently the Appcenter configures the </w:delText>
        </w:r>
        <w:r w:rsidR="008D2E44" w:rsidDel="00CF4EB3">
          <w:delText>Release text to read many indents and symbols as styling. To remove this</w:delText>
        </w:r>
      </w:del>
      <w:ins w:id="265" w:author="Gribben, Ashley (Intov8)" w:date="2020-05-15T11:29:00Z">
        <w:del w:id="266" w:author="Ryan, Connor (Intov8)" w:date="2020-10-15T07:54:00Z">
          <w:r w:rsidR="00C37E5E" w:rsidDel="00CF4EB3">
            <w:delText>,</w:delText>
          </w:r>
        </w:del>
      </w:ins>
      <w:del w:id="267" w:author="Ryan, Connor (Intov8)" w:date="2020-10-15T07:54:00Z">
        <w:r w:rsidR="008D2E44" w:rsidDel="00CF4EB3">
          <w:delText xml:space="preserve"> </w:delText>
        </w:r>
        <w:r w:rsidR="00A838A8" w:rsidDel="00CF4EB3">
          <w:delText>a Powershell script has been configured. Simply update the target to the new release notes.</w:delText>
        </w:r>
        <w:r w:rsidR="00492740" w:rsidDel="00CF4EB3">
          <w:br/>
        </w:r>
        <w:r w:rsidR="00A838A8" w:rsidDel="00CF4EB3">
          <w:br/>
        </w:r>
        <w:r w:rsidR="00A838A8" w:rsidDel="00CF4EB3">
          <w:rPr>
            <w:noProof/>
          </w:rPr>
          <w:drawing>
            <wp:inline distT="0" distB="0" distL="0" distR="0" wp14:anchorId="3535534E" wp14:editId="05C0EB6C">
              <wp:extent cx="6497955"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7955" cy="837565"/>
                      </a:xfrm>
                      <a:prstGeom prst="rect">
                        <a:avLst/>
                      </a:prstGeom>
                    </pic:spPr>
                  </pic:pic>
                </a:graphicData>
              </a:graphic>
            </wp:inline>
          </w:drawing>
        </w:r>
        <w:r w:rsidR="00492740" w:rsidDel="00CF4EB3">
          <w:br/>
        </w:r>
      </w:del>
    </w:p>
    <w:p w14:paraId="032FCB8E" w14:textId="761A2F33" w:rsidR="00A838A8" w:rsidDel="00CF4EB3" w:rsidRDefault="00A838A8" w:rsidP="00CF4EB3">
      <w:pPr>
        <w:pStyle w:val="Heading1"/>
        <w:numPr>
          <w:ilvl w:val="0"/>
          <w:numId w:val="15"/>
        </w:numPr>
        <w:rPr>
          <w:del w:id="268" w:author="Ryan, Connor (Intov8)" w:date="2020-10-15T07:54:00Z"/>
        </w:rPr>
        <w:pPrChange w:id="269" w:author="Ryan, Connor (Intov8)" w:date="2020-10-15T07:54:00Z">
          <w:pPr>
            <w:pStyle w:val="ListParagraph"/>
            <w:numPr>
              <w:numId w:val="18"/>
            </w:numPr>
            <w:ind w:hanging="360"/>
          </w:pPr>
        </w:pPrChange>
      </w:pPr>
      <w:del w:id="270" w:author="Ryan, Connor (Intov8)" w:date="2020-10-15T07:54:00Z">
        <w:r w:rsidDel="00CF4EB3">
          <w:delText>Within the deploy to App Center Task there are several settings that will need updating</w:delText>
        </w:r>
      </w:del>
    </w:p>
    <w:p w14:paraId="53BDB307" w14:textId="22B26DB7" w:rsidR="00A838A8" w:rsidDel="00CF4EB3" w:rsidRDefault="00A838A8" w:rsidP="00CF4EB3">
      <w:pPr>
        <w:pStyle w:val="Heading1"/>
        <w:numPr>
          <w:ilvl w:val="0"/>
          <w:numId w:val="15"/>
        </w:numPr>
        <w:rPr>
          <w:del w:id="271" w:author="Ryan, Connor (Intov8)" w:date="2020-10-15T07:54:00Z"/>
        </w:rPr>
        <w:pPrChange w:id="272" w:author="Ryan, Connor (Intov8)" w:date="2020-10-15T07:54:00Z">
          <w:pPr>
            <w:pStyle w:val="ListParagraph"/>
            <w:numPr>
              <w:numId w:val="19"/>
            </w:numPr>
            <w:ind w:left="1080" w:hanging="360"/>
          </w:pPr>
        </w:pPrChange>
      </w:pPr>
      <w:del w:id="273" w:author="Ryan, Connor (Intov8)" w:date="2020-10-15T07:54:00Z">
        <w:r w:rsidDel="00CF4EB3">
          <w:delText>Update App Slug, simply change the end target to the new application name</w:delText>
        </w:r>
      </w:del>
    </w:p>
    <w:p w14:paraId="365A74E0" w14:textId="39DDF5F1" w:rsidR="00A838A8" w:rsidDel="00CF4EB3" w:rsidRDefault="00A838A8" w:rsidP="00CF4EB3">
      <w:pPr>
        <w:pStyle w:val="Heading1"/>
        <w:numPr>
          <w:ilvl w:val="0"/>
          <w:numId w:val="15"/>
        </w:numPr>
        <w:rPr>
          <w:del w:id="274" w:author="Ryan, Connor (Intov8)" w:date="2020-10-15T07:54:00Z"/>
        </w:rPr>
        <w:pPrChange w:id="275" w:author="Ryan, Connor (Intov8)" w:date="2020-10-15T07:54:00Z">
          <w:pPr>
            <w:pStyle w:val="ListParagraph"/>
            <w:numPr>
              <w:numId w:val="19"/>
            </w:numPr>
            <w:ind w:left="1080" w:hanging="360"/>
          </w:pPr>
        </w:pPrChange>
      </w:pPr>
      <w:del w:id="276" w:author="Ryan, Connor (Intov8)" w:date="2020-10-15T07:54:00Z">
        <w:r w:rsidDel="00CF4EB3">
          <w:delText>Update the binary file path to the msix bundle location, it will now be signed and ready for release</w:delText>
        </w:r>
      </w:del>
    </w:p>
    <w:p w14:paraId="4DC56051" w14:textId="59204137" w:rsidR="00A838A8" w:rsidDel="00CF4EB3" w:rsidRDefault="00A838A8" w:rsidP="00CF4EB3">
      <w:pPr>
        <w:pStyle w:val="Heading1"/>
        <w:numPr>
          <w:ilvl w:val="0"/>
          <w:numId w:val="15"/>
        </w:numPr>
        <w:rPr>
          <w:del w:id="277" w:author="Ryan, Connor (Intov8)" w:date="2020-10-15T07:54:00Z"/>
        </w:rPr>
        <w:pPrChange w:id="278" w:author="Ryan, Connor (Intov8)" w:date="2020-10-15T07:54:00Z">
          <w:pPr>
            <w:pStyle w:val="ListParagraph"/>
            <w:numPr>
              <w:numId w:val="19"/>
            </w:numPr>
            <w:ind w:left="1080" w:hanging="360"/>
          </w:pPr>
        </w:pPrChange>
      </w:pPr>
      <w:del w:id="279" w:author="Ryan, Connor (Intov8)" w:date="2020-10-15T07:54:00Z">
        <w:r w:rsidDel="00CF4EB3">
          <w:delText>Assign a release notes document by updating the path</w:delText>
        </w:r>
      </w:del>
    </w:p>
    <w:p w14:paraId="6305FE27" w14:textId="5B604FBA" w:rsidR="00E943DE" w:rsidDel="00CF4EB3" w:rsidRDefault="00A838A8" w:rsidP="00CF4EB3">
      <w:pPr>
        <w:pStyle w:val="Heading1"/>
        <w:numPr>
          <w:ilvl w:val="0"/>
          <w:numId w:val="15"/>
        </w:numPr>
        <w:rPr>
          <w:del w:id="280" w:author="Ryan, Connor (Intov8)" w:date="2020-10-15T07:54:00Z"/>
        </w:rPr>
        <w:pPrChange w:id="281" w:author="Ryan, Connor (Intov8)" w:date="2020-10-15T07:54:00Z">
          <w:pPr>
            <w:pStyle w:val="ListParagraph"/>
            <w:numPr>
              <w:numId w:val="19"/>
            </w:numPr>
            <w:ind w:left="1080" w:hanging="360"/>
          </w:pPr>
        </w:pPrChange>
      </w:pPr>
      <w:del w:id="282" w:author="Ryan, Connor (Intov8)" w:date="2020-10-15T07:54:00Z">
        <w:r w:rsidDel="00CF4EB3">
          <w:delText xml:space="preserve">Update the destination ID </w:delText>
        </w:r>
        <w:r w:rsidR="00E943DE" w:rsidDel="00CF4EB3">
          <w:delText xml:space="preserve">as identified in </w:delText>
        </w:r>
        <w:r w:rsidR="00F170B9" w:rsidDel="00CF4EB3">
          <w:delText>step 4</w:delText>
        </w:r>
      </w:del>
    </w:p>
    <w:p w14:paraId="6FA53A55" w14:textId="2E6C97CA" w:rsidR="00A838A8" w:rsidDel="00CF4EB3" w:rsidRDefault="00E943DE" w:rsidP="00CF4EB3">
      <w:pPr>
        <w:pStyle w:val="Heading1"/>
        <w:numPr>
          <w:ilvl w:val="0"/>
          <w:numId w:val="15"/>
        </w:numPr>
        <w:rPr>
          <w:del w:id="283" w:author="Ryan, Connor (Intov8)" w:date="2020-10-15T07:54:00Z"/>
        </w:rPr>
        <w:pPrChange w:id="284" w:author="Ryan, Connor (Intov8)" w:date="2020-10-15T07:54:00Z">
          <w:pPr>
            <w:pStyle w:val="ListParagraph"/>
            <w:ind w:left="1080"/>
          </w:pPr>
        </w:pPrChange>
      </w:pPr>
      <w:del w:id="285" w:author="Ryan, Connor (Intov8)" w:date="2020-10-15T07:54:00Z">
        <w:r w:rsidDel="00CF4EB3">
          <w:rPr>
            <w:noProof/>
          </w:rPr>
          <w:drawing>
            <wp:inline distT="0" distB="0" distL="0" distR="0" wp14:anchorId="1F29956F" wp14:editId="7242DC2D">
              <wp:extent cx="6497955" cy="23380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7955" cy="2338070"/>
                      </a:xfrm>
                      <a:prstGeom prst="rect">
                        <a:avLst/>
                      </a:prstGeom>
                    </pic:spPr>
                  </pic:pic>
                </a:graphicData>
              </a:graphic>
            </wp:inline>
          </w:drawing>
        </w:r>
        <w:r w:rsidR="00492740" w:rsidDel="00CF4EB3">
          <w:br/>
        </w:r>
      </w:del>
    </w:p>
    <w:p w14:paraId="0BD6B5F1" w14:textId="028341F7" w:rsidR="00F170B9" w:rsidDel="00CF4EB3" w:rsidRDefault="00F170B9" w:rsidP="00CF4EB3">
      <w:pPr>
        <w:pStyle w:val="Heading1"/>
        <w:numPr>
          <w:ilvl w:val="0"/>
          <w:numId w:val="15"/>
        </w:numPr>
        <w:rPr>
          <w:del w:id="286" w:author="Ryan, Connor (Intov8)" w:date="2020-10-15T07:54:00Z"/>
        </w:rPr>
        <w:pPrChange w:id="287" w:author="Ryan, Connor (Intov8)" w:date="2020-10-15T07:54:00Z">
          <w:pPr>
            <w:pStyle w:val="ListParagraph"/>
            <w:numPr>
              <w:numId w:val="18"/>
            </w:numPr>
            <w:ind w:hanging="360"/>
          </w:pPr>
        </w:pPrChange>
      </w:pPr>
      <w:del w:id="288" w:author="Ryan, Connor (Intov8)" w:date="2020-10-15T07:54:00Z">
        <w:r w:rsidDel="00CF4EB3">
          <w:delText>Return to the main configuration screen and open up the pre-deployment Triggers</w:delText>
        </w:r>
        <w:r w:rsidR="00492740" w:rsidDel="00CF4EB3">
          <w:br/>
        </w:r>
        <w:r w:rsidDel="00CF4EB3">
          <w:br/>
        </w:r>
        <w:r w:rsidDel="00CF4EB3">
          <w:rPr>
            <w:noProof/>
          </w:rPr>
          <w:drawing>
            <wp:inline distT="0" distB="0" distL="0" distR="0" wp14:anchorId="26512A05" wp14:editId="6EABA526">
              <wp:extent cx="6497955" cy="2724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7955" cy="2724785"/>
                      </a:xfrm>
                      <a:prstGeom prst="rect">
                        <a:avLst/>
                      </a:prstGeom>
                    </pic:spPr>
                  </pic:pic>
                </a:graphicData>
              </a:graphic>
            </wp:inline>
          </w:drawing>
        </w:r>
        <w:r w:rsidR="00492740" w:rsidDel="00CF4EB3">
          <w:br/>
        </w:r>
      </w:del>
    </w:p>
    <w:p w14:paraId="12927204" w14:textId="6FEC7C11" w:rsidR="00F170B9" w:rsidDel="00CF4EB3" w:rsidRDefault="00F170B9" w:rsidP="00CF4EB3">
      <w:pPr>
        <w:pStyle w:val="Heading1"/>
        <w:numPr>
          <w:ilvl w:val="0"/>
          <w:numId w:val="15"/>
        </w:numPr>
        <w:rPr>
          <w:del w:id="289" w:author="Ryan, Connor (Intov8)" w:date="2020-10-15T07:54:00Z"/>
        </w:rPr>
        <w:pPrChange w:id="290" w:author="Ryan, Connor (Intov8)" w:date="2020-10-15T07:54:00Z">
          <w:pPr>
            <w:pStyle w:val="ListParagraph"/>
            <w:numPr>
              <w:numId w:val="18"/>
            </w:numPr>
            <w:ind w:hanging="360"/>
          </w:pPr>
        </w:pPrChange>
      </w:pPr>
      <w:del w:id="291" w:author="Ryan, Connor (Intov8)" w:date="2020-10-15T07:54:00Z">
        <w:r w:rsidDel="00CF4EB3">
          <w:delText xml:space="preserve">There is currently a gate configured around the release that it was copied from, this gate </w:delText>
        </w:r>
        <w:r w:rsidR="000420B0" w:rsidDel="00CF4EB3">
          <w:delText>prevents packages being deployed if changes have not been made, IE Features/Bugs. Currently, this is configured to read against our Boards to check for items marked as Done.</w:delText>
        </w:r>
      </w:del>
    </w:p>
    <w:p w14:paraId="24FA90C2" w14:textId="2CDA9B4A" w:rsidR="000420B0" w:rsidDel="00CF4EB3" w:rsidRDefault="000420B0" w:rsidP="00CF4EB3">
      <w:pPr>
        <w:pStyle w:val="Heading1"/>
        <w:numPr>
          <w:ilvl w:val="0"/>
          <w:numId w:val="15"/>
        </w:numPr>
        <w:rPr>
          <w:del w:id="292" w:author="Ryan, Connor (Intov8)" w:date="2020-10-15T07:54:00Z"/>
        </w:rPr>
        <w:pPrChange w:id="293" w:author="Ryan, Connor (Intov8)" w:date="2020-10-15T07:54:00Z">
          <w:pPr>
            <w:pStyle w:val="ListParagraph"/>
          </w:pPr>
        </w:pPrChange>
      </w:pPr>
      <w:del w:id="294" w:author="Ryan, Connor (Intov8)" w:date="2020-10-15T07:54:00Z">
        <w:r w:rsidDel="00CF4EB3">
          <w:rPr>
            <w:noProof/>
          </w:rPr>
          <w:drawing>
            <wp:inline distT="0" distB="0" distL="0" distR="0" wp14:anchorId="54824F68" wp14:editId="262D2B8A">
              <wp:extent cx="5838095" cy="415238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8095" cy="4152381"/>
                      </a:xfrm>
                      <a:prstGeom prst="rect">
                        <a:avLst/>
                      </a:prstGeom>
                    </pic:spPr>
                  </pic:pic>
                </a:graphicData>
              </a:graphic>
            </wp:inline>
          </w:drawing>
        </w:r>
        <w:r w:rsidR="00492740" w:rsidDel="00CF4EB3">
          <w:br/>
        </w:r>
      </w:del>
    </w:p>
    <w:p w14:paraId="3BFC84A0" w14:textId="4D05E137" w:rsidR="000420B0" w:rsidDel="00CF4EB3" w:rsidRDefault="000420B0" w:rsidP="00CF4EB3">
      <w:pPr>
        <w:pStyle w:val="Heading1"/>
        <w:numPr>
          <w:ilvl w:val="0"/>
          <w:numId w:val="15"/>
        </w:numPr>
        <w:rPr>
          <w:del w:id="295" w:author="Ryan, Connor (Intov8)" w:date="2020-10-15T07:54:00Z"/>
        </w:rPr>
        <w:pPrChange w:id="296" w:author="Ryan, Connor (Intov8)" w:date="2020-10-15T07:54:00Z">
          <w:pPr>
            <w:pStyle w:val="ListParagraph"/>
            <w:numPr>
              <w:numId w:val="18"/>
            </w:numPr>
            <w:ind w:hanging="360"/>
          </w:pPr>
        </w:pPrChange>
      </w:pPr>
      <w:del w:id="297" w:author="Ryan, Connor (Intov8)" w:date="2020-10-15T07:54:00Z">
        <w:r w:rsidDel="00CF4EB3">
          <w:delText>To add a new gate, open up the Shared Queries and create a query based upon the below example.</w:delText>
        </w:r>
        <w:r w:rsidR="00492740" w:rsidDel="00CF4EB3">
          <w:br/>
        </w:r>
        <w:r w:rsidDel="00CF4EB3">
          <w:br/>
        </w:r>
        <w:r w:rsidDel="00CF4EB3">
          <w:rPr>
            <w:noProof/>
          </w:rPr>
          <w:drawing>
            <wp:inline distT="0" distB="0" distL="0" distR="0" wp14:anchorId="35CB2405" wp14:editId="7A23EB2A">
              <wp:extent cx="6497955" cy="1318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7955" cy="1318260"/>
                      </a:xfrm>
                      <a:prstGeom prst="rect">
                        <a:avLst/>
                      </a:prstGeom>
                    </pic:spPr>
                  </pic:pic>
                </a:graphicData>
              </a:graphic>
            </wp:inline>
          </w:drawing>
        </w:r>
        <w:r w:rsidR="00492740" w:rsidDel="00CF4EB3">
          <w:br/>
        </w:r>
      </w:del>
    </w:p>
    <w:p w14:paraId="1121A3E4" w14:textId="655721ED" w:rsidR="00E943DE" w:rsidDel="00CF4EB3" w:rsidRDefault="00E943DE" w:rsidP="00CF4EB3">
      <w:pPr>
        <w:pStyle w:val="Heading1"/>
        <w:numPr>
          <w:ilvl w:val="0"/>
          <w:numId w:val="15"/>
        </w:numPr>
        <w:rPr>
          <w:del w:id="298" w:author="Ryan, Connor (Intov8)" w:date="2020-10-15T07:54:00Z"/>
        </w:rPr>
        <w:pPrChange w:id="299" w:author="Ryan, Connor (Intov8)" w:date="2020-10-15T07:54:00Z">
          <w:pPr>
            <w:pStyle w:val="ListParagraph"/>
            <w:numPr>
              <w:numId w:val="18"/>
            </w:numPr>
            <w:ind w:hanging="360"/>
          </w:pPr>
        </w:pPrChange>
      </w:pPr>
      <w:del w:id="300" w:author="Ryan, Connor (Intov8)" w:date="2020-10-15T07:54:00Z">
        <w:r w:rsidDel="00CF4EB3">
          <w:delText>Save the new Deployment</w:delText>
        </w:r>
        <w:r w:rsidR="000420B0" w:rsidDel="00CF4EB3">
          <w:delText xml:space="preserve"> once these changes have been configured</w:delText>
        </w:r>
        <w:r w:rsidR="00492740" w:rsidDel="00CF4EB3">
          <w:br/>
        </w:r>
        <w:r w:rsidR="00F170B9" w:rsidDel="00CF4EB3">
          <w:br/>
        </w:r>
        <w:r w:rsidR="00F170B9" w:rsidDel="00CF4EB3">
          <w:rPr>
            <w:noProof/>
          </w:rPr>
          <w:drawing>
            <wp:inline distT="0" distB="0" distL="0" distR="0" wp14:anchorId="1E864E83" wp14:editId="6E65F488">
              <wp:extent cx="6497955" cy="3530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7955" cy="353060"/>
                      </a:xfrm>
                      <a:prstGeom prst="rect">
                        <a:avLst/>
                      </a:prstGeom>
                    </pic:spPr>
                  </pic:pic>
                </a:graphicData>
              </a:graphic>
            </wp:inline>
          </w:drawing>
        </w:r>
        <w:r w:rsidR="00492740" w:rsidDel="00CF4EB3">
          <w:br/>
        </w:r>
      </w:del>
    </w:p>
    <w:p w14:paraId="1902B826" w14:textId="6CC2BE39" w:rsidR="00E943DE" w:rsidDel="00CF4EB3" w:rsidRDefault="00E943DE" w:rsidP="00CF4EB3">
      <w:pPr>
        <w:pStyle w:val="Heading1"/>
        <w:numPr>
          <w:ilvl w:val="0"/>
          <w:numId w:val="15"/>
        </w:numPr>
        <w:rPr>
          <w:del w:id="301" w:author="Ryan, Connor (Intov8)" w:date="2020-10-15T07:54:00Z"/>
        </w:rPr>
        <w:pPrChange w:id="302" w:author="Ryan, Connor (Intov8)" w:date="2020-10-15T07:54:00Z">
          <w:pPr>
            <w:pStyle w:val="ListParagraph"/>
            <w:numPr>
              <w:numId w:val="18"/>
            </w:numPr>
            <w:ind w:hanging="360"/>
          </w:pPr>
        </w:pPrChange>
      </w:pPr>
      <w:del w:id="303" w:author="Ryan, Connor (Intov8)" w:date="2020-10-15T07:54:00Z">
        <w:r w:rsidDel="00CF4EB3">
          <w:delText xml:space="preserve">To test, create a </w:delText>
        </w:r>
        <w:r w:rsidR="00492740" w:rsidDel="00CF4EB3">
          <w:delText>d</w:delText>
        </w:r>
        <w:commentRangeStart w:id="304"/>
        <w:r w:rsidDel="00CF4EB3">
          <w:delText>raft</w:delText>
        </w:r>
        <w:commentRangeEnd w:id="304"/>
        <w:r w:rsidR="00562F50" w:rsidDel="00CF4EB3">
          <w:rPr>
            <w:rStyle w:val="CommentReference"/>
          </w:rPr>
          <w:commentReference w:id="304"/>
        </w:r>
        <w:r w:rsidDel="00CF4EB3">
          <w:delText xml:space="preserve"> Release</w:delText>
        </w:r>
        <w:r w:rsidR="00492740" w:rsidDel="00CF4EB3">
          <w:br/>
        </w:r>
        <w:r w:rsidR="00F170B9" w:rsidDel="00CF4EB3">
          <w:br/>
        </w:r>
        <w:r w:rsidR="00F170B9" w:rsidDel="00CF4EB3">
          <w:rPr>
            <w:noProof/>
          </w:rPr>
          <w:drawing>
            <wp:inline distT="0" distB="0" distL="0" distR="0" wp14:anchorId="4AF0037C" wp14:editId="74C27C71">
              <wp:extent cx="3961905" cy="1123810"/>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1905" cy="1123810"/>
                      </a:xfrm>
                      <a:prstGeom prst="rect">
                        <a:avLst/>
                      </a:prstGeom>
                    </pic:spPr>
                  </pic:pic>
                </a:graphicData>
              </a:graphic>
            </wp:inline>
          </w:drawing>
        </w:r>
        <w:r w:rsidR="00492740" w:rsidDel="00CF4EB3">
          <w:br/>
        </w:r>
      </w:del>
    </w:p>
    <w:p w14:paraId="12E97C1D" w14:textId="06BD968A" w:rsidR="000420B0" w:rsidDel="00CF4EB3" w:rsidRDefault="000420B0" w:rsidP="00CF4EB3">
      <w:pPr>
        <w:pStyle w:val="Heading1"/>
        <w:numPr>
          <w:ilvl w:val="0"/>
          <w:numId w:val="15"/>
        </w:numPr>
        <w:rPr>
          <w:del w:id="305" w:author="Ryan, Connor (Intov8)" w:date="2020-10-15T07:54:00Z"/>
        </w:rPr>
        <w:pPrChange w:id="306" w:author="Ryan, Connor (Intov8)" w:date="2020-10-15T07:54:00Z">
          <w:pPr>
            <w:pStyle w:val="ListParagraph"/>
            <w:numPr>
              <w:numId w:val="18"/>
            </w:numPr>
            <w:ind w:hanging="360"/>
          </w:pPr>
        </w:pPrChange>
      </w:pPr>
      <w:del w:id="307" w:author="Ryan, Connor (Intov8)" w:date="2020-10-15T07:54:00Z">
        <w:r w:rsidDel="00CF4EB3">
          <w:delText>As most of these settings have now been configured, simply select start to begin.</w:delText>
        </w:r>
        <w:r w:rsidR="00492740" w:rsidDel="00CF4EB3">
          <w:br/>
        </w:r>
        <w:r w:rsidDel="00CF4EB3">
          <w:br/>
        </w:r>
        <w:r w:rsidDel="00CF4EB3">
          <w:rPr>
            <w:noProof/>
          </w:rPr>
          <w:drawing>
            <wp:inline distT="0" distB="0" distL="0" distR="0" wp14:anchorId="47D0EED4" wp14:editId="00D6972C">
              <wp:extent cx="6497955" cy="25660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7955" cy="2566035"/>
                      </a:xfrm>
                      <a:prstGeom prst="rect">
                        <a:avLst/>
                      </a:prstGeom>
                    </pic:spPr>
                  </pic:pic>
                </a:graphicData>
              </a:graphic>
            </wp:inline>
          </w:drawing>
        </w:r>
        <w:r w:rsidR="00492740" w:rsidDel="00CF4EB3">
          <w:br/>
        </w:r>
      </w:del>
    </w:p>
    <w:p w14:paraId="0CD2D333" w14:textId="0A0F5BD7" w:rsidR="00492740" w:rsidDel="00CF4EB3" w:rsidRDefault="000420B0" w:rsidP="00CF4EB3">
      <w:pPr>
        <w:pStyle w:val="Heading1"/>
        <w:numPr>
          <w:ilvl w:val="0"/>
          <w:numId w:val="15"/>
        </w:numPr>
        <w:rPr>
          <w:del w:id="308" w:author="Ryan, Connor (Intov8)" w:date="2020-10-15T07:54:00Z"/>
        </w:rPr>
        <w:pPrChange w:id="309" w:author="Ryan, Connor (Intov8)" w:date="2020-10-15T07:54:00Z">
          <w:pPr>
            <w:pStyle w:val="ListParagraph"/>
            <w:numPr>
              <w:numId w:val="18"/>
            </w:numPr>
            <w:ind w:hanging="360"/>
          </w:pPr>
        </w:pPrChange>
      </w:pPr>
      <w:del w:id="310" w:author="Ryan, Connor (Intov8)" w:date="2020-10-15T07:54:00Z">
        <w:r w:rsidDel="00CF4EB3">
          <w:delText>Once the job has run, you can select the activity to review the process.</w:delText>
        </w:r>
        <w:r w:rsidR="00492740" w:rsidDel="00CF4EB3">
          <w:br/>
        </w:r>
        <w:r w:rsidDel="00CF4EB3">
          <w:br/>
        </w:r>
        <w:r w:rsidDel="00CF4EB3">
          <w:rPr>
            <w:noProof/>
          </w:rPr>
          <w:drawing>
            <wp:inline distT="0" distB="0" distL="0" distR="0" wp14:anchorId="46673E23" wp14:editId="3EFFABD3">
              <wp:extent cx="6497955" cy="47764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7955" cy="4776470"/>
                      </a:xfrm>
                      <a:prstGeom prst="rect">
                        <a:avLst/>
                      </a:prstGeom>
                    </pic:spPr>
                  </pic:pic>
                </a:graphicData>
              </a:graphic>
            </wp:inline>
          </w:drawing>
        </w:r>
      </w:del>
    </w:p>
    <w:p w14:paraId="7BE5009F" w14:textId="1C65E017" w:rsidR="000420B0" w:rsidRPr="006D5111" w:rsidDel="00CF4EB3" w:rsidRDefault="00492740" w:rsidP="00CF4EB3">
      <w:pPr>
        <w:pStyle w:val="Heading1"/>
        <w:numPr>
          <w:ilvl w:val="0"/>
          <w:numId w:val="15"/>
        </w:numPr>
        <w:rPr>
          <w:del w:id="311" w:author="Ryan, Connor (Intov8)" w:date="2020-10-15T07:54:00Z"/>
        </w:rPr>
        <w:pPrChange w:id="312" w:author="Ryan, Connor (Intov8)" w:date="2020-10-15T07:54:00Z">
          <w:pPr/>
        </w:pPrChange>
      </w:pPr>
      <w:del w:id="313" w:author="Ryan, Connor (Intov8)" w:date="2020-10-15T07:54:00Z">
        <w:r w:rsidDel="00CF4EB3">
          <w:br w:type="page"/>
        </w:r>
      </w:del>
    </w:p>
    <w:p w14:paraId="561CACF3" w14:textId="502642CD" w:rsidR="00EA644D" w:rsidRPr="00755213" w:rsidRDefault="00EA644D" w:rsidP="00CF4EB3">
      <w:pPr>
        <w:pStyle w:val="Heading1"/>
        <w:numPr>
          <w:ilvl w:val="0"/>
          <w:numId w:val="15"/>
        </w:numPr>
        <w:rPr>
          <w:rFonts w:eastAsia="Times New Roman"/>
        </w:rPr>
        <w:pPrChange w:id="314" w:author="Ryan, Connor (Intov8)" w:date="2020-10-15T07:54:00Z">
          <w:pPr>
            <w:pStyle w:val="Heading1"/>
          </w:pPr>
        </w:pPrChange>
      </w:pPr>
      <w:bookmarkStart w:id="315" w:name="_Toc35349632"/>
      <w:r>
        <w:t>Revision History</w:t>
      </w:r>
      <w:bookmarkEnd w:id="20"/>
      <w:bookmarkEnd w:id="21"/>
      <w:bookmarkEnd w:id="315"/>
    </w:p>
    <w:p w14:paraId="2523DB18" w14:textId="77777777" w:rsidR="00EA644D" w:rsidRPr="00600E35" w:rsidRDefault="00EA644D" w:rsidP="00EA644D">
      <w:pPr>
        <w:spacing w:line="276" w:lineRule="auto"/>
        <w:jc w:val="both"/>
      </w:pPr>
      <w:r>
        <w:t xml:space="preserve">Please be advised that documents versioned by a letter (e.g. A,B,C,D) are considered as Draft versions, only once the document is versioned using a number (1.0,1.1,2.0) is it considered as a live document. </w:t>
      </w:r>
    </w:p>
    <w:tbl>
      <w:tblPr>
        <w:tblStyle w:val="TableGrid1"/>
        <w:tblpPr w:leftFromText="180" w:rightFromText="180" w:vertAnchor="text" w:horzAnchor="margin" w:tblpY="150"/>
        <w:tblW w:w="10485" w:type="dxa"/>
        <w:tblLook w:val="04A0" w:firstRow="1" w:lastRow="0" w:firstColumn="1" w:lastColumn="0" w:noHBand="0" w:noVBand="1"/>
      </w:tblPr>
      <w:tblGrid>
        <w:gridCol w:w="876"/>
        <w:gridCol w:w="1813"/>
        <w:gridCol w:w="1417"/>
        <w:gridCol w:w="6379"/>
      </w:tblGrid>
      <w:tr w:rsidR="00EA644D" w:rsidRPr="009B2485" w14:paraId="63237311" w14:textId="77777777" w:rsidTr="00FA685F">
        <w:trPr>
          <w:trHeight w:val="280"/>
        </w:trPr>
        <w:tc>
          <w:tcPr>
            <w:tcW w:w="10485" w:type="dxa"/>
            <w:gridSpan w:val="4"/>
            <w:shd w:val="clear" w:color="auto" w:fill="D9D9D9" w:themeFill="background1" w:themeFillShade="D9"/>
          </w:tcPr>
          <w:p w14:paraId="6B98E203" w14:textId="77777777" w:rsidR="00EA644D" w:rsidRPr="000C4B5C" w:rsidRDefault="00EA644D" w:rsidP="00B317B9">
            <w:pPr>
              <w:widowControl w:val="0"/>
              <w:autoSpaceDE w:val="0"/>
              <w:autoSpaceDN w:val="0"/>
              <w:adjustRightInd w:val="0"/>
              <w:spacing w:before="49" w:line="276" w:lineRule="auto"/>
              <w:rPr>
                <w:rFonts w:cs="Neuropol"/>
                <w:b/>
                <w:sz w:val="20"/>
              </w:rPr>
            </w:pPr>
            <w:r w:rsidRPr="000C4B5C">
              <w:rPr>
                <w:rFonts w:cs="Neuropol"/>
                <w:b/>
                <w:sz w:val="20"/>
              </w:rPr>
              <w:t xml:space="preserve">DOCUMENT </w:t>
            </w:r>
            <w:r>
              <w:rPr>
                <w:rFonts w:cs="Neuropol"/>
                <w:b/>
                <w:sz w:val="20"/>
              </w:rPr>
              <w:t>REVISION HISTORY</w:t>
            </w:r>
          </w:p>
        </w:tc>
      </w:tr>
      <w:tr w:rsidR="00EA644D" w:rsidRPr="009B2485" w14:paraId="5FD435B4" w14:textId="77777777" w:rsidTr="00FA685F">
        <w:trPr>
          <w:trHeight w:val="280"/>
        </w:trPr>
        <w:tc>
          <w:tcPr>
            <w:tcW w:w="876" w:type="dxa"/>
          </w:tcPr>
          <w:p w14:paraId="62023541" w14:textId="77777777" w:rsidR="00EA644D" w:rsidRPr="004D1D6C" w:rsidRDefault="00EA644D" w:rsidP="00B317B9">
            <w:pPr>
              <w:widowControl w:val="0"/>
              <w:autoSpaceDE w:val="0"/>
              <w:autoSpaceDN w:val="0"/>
              <w:adjustRightInd w:val="0"/>
              <w:spacing w:before="49" w:line="276" w:lineRule="auto"/>
              <w:ind w:right="34"/>
              <w:rPr>
                <w:rFonts w:cs="Neuropol"/>
                <w:b/>
                <w:i/>
                <w:sz w:val="20"/>
              </w:rPr>
            </w:pPr>
            <w:r>
              <w:rPr>
                <w:rFonts w:cs="Neuropol"/>
                <w:b/>
                <w:i/>
                <w:sz w:val="20"/>
              </w:rPr>
              <w:t>Version</w:t>
            </w:r>
          </w:p>
        </w:tc>
        <w:tc>
          <w:tcPr>
            <w:tcW w:w="1813" w:type="dxa"/>
          </w:tcPr>
          <w:p w14:paraId="09C1F5E7" w14:textId="77777777" w:rsidR="00EA644D" w:rsidRPr="004D1D6C" w:rsidRDefault="00EA644D" w:rsidP="00B317B9">
            <w:pPr>
              <w:widowControl w:val="0"/>
              <w:autoSpaceDE w:val="0"/>
              <w:autoSpaceDN w:val="0"/>
              <w:adjustRightInd w:val="0"/>
              <w:spacing w:before="49" w:line="276" w:lineRule="auto"/>
              <w:ind w:right="-65"/>
              <w:rPr>
                <w:rFonts w:cs="Neuropol"/>
                <w:b/>
                <w:i/>
                <w:sz w:val="20"/>
              </w:rPr>
            </w:pPr>
            <w:r w:rsidRPr="004D1D6C">
              <w:rPr>
                <w:rFonts w:cs="Neuropol"/>
                <w:b/>
                <w:i/>
                <w:sz w:val="20"/>
              </w:rPr>
              <w:t>Updated By</w:t>
            </w:r>
          </w:p>
        </w:tc>
        <w:tc>
          <w:tcPr>
            <w:tcW w:w="1417" w:type="dxa"/>
          </w:tcPr>
          <w:p w14:paraId="710358FC" w14:textId="77777777" w:rsidR="00EA644D" w:rsidRPr="004D1D6C" w:rsidRDefault="00EA644D" w:rsidP="00B317B9">
            <w:pPr>
              <w:widowControl w:val="0"/>
              <w:autoSpaceDE w:val="0"/>
              <w:autoSpaceDN w:val="0"/>
              <w:adjustRightInd w:val="0"/>
              <w:spacing w:before="49" w:line="276" w:lineRule="auto"/>
              <w:rPr>
                <w:rFonts w:cs="Neuropol"/>
                <w:b/>
                <w:i/>
                <w:sz w:val="20"/>
              </w:rPr>
            </w:pPr>
            <w:r w:rsidRPr="004D1D6C">
              <w:rPr>
                <w:rFonts w:cs="Neuropol"/>
                <w:b/>
                <w:i/>
                <w:sz w:val="20"/>
              </w:rPr>
              <w:t>Updated Date</w:t>
            </w:r>
          </w:p>
        </w:tc>
        <w:tc>
          <w:tcPr>
            <w:tcW w:w="6379" w:type="dxa"/>
          </w:tcPr>
          <w:p w14:paraId="2879B2FC" w14:textId="77777777" w:rsidR="00EA644D" w:rsidRPr="004D1D6C" w:rsidRDefault="00EA644D" w:rsidP="00B317B9">
            <w:pPr>
              <w:widowControl w:val="0"/>
              <w:autoSpaceDE w:val="0"/>
              <w:autoSpaceDN w:val="0"/>
              <w:adjustRightInd w:val="0"/>
              <w:spacing w:before="49" w:line="276" w:lineRule="auto"/>
              <w:rPr>
                <w:b/>
                <w:i/>
                <w:sz w:val="20"/>
                <w:szCs w:val="20"/>
              </w:rPr>
            </w:pPr>
            <w:r w:rsidRPr="004D1D6C">
              <w:rPr>
                <w:b/>
                <w:i/>
                <w:sz w:val="20"/>
                <w:szCs w:val="20"/>
              </w:rPr>
              <w:t>Reason for Update – Description</w:t>
            </w:r>
          </w:p>
        </w:tc>
      </w:tr>
      <w:tr w:rsidR="00FA21E8" w:rsidRPr="009B2485" w14:paraId="51997BA0" w14:textId="77777777" w:rsidTr="00FA685F">
        <w:trPr>
          <w:trHeight w:val="280"/>
        </w:trPr>
        <w:tc>
          <w:tcPr>
            <w:tcW w:w="876" w:type="dxa"/>
          </w:tcPr>
          <w:p w14:paraId="6B1D1128" w14:textId="6C2667B6" w:rsidR="00FA21E8" w:rsidRPr="004D1D6C" w:rsidRDefault="00FA21E8" w:rsidP="00FA21E8">
            <w:pPr>
              <w:widowControl w:val="0"/>
              <w:autoSpaceDE w:val="0"/>
              <w:autoSpaceDN w:val="0"/>
              <w:adjustRightInd w:val="0"/>
              <w:spacing w:before="49" w:line="276" w:lineRule="auto"/>
              <w:ind w:right="34"/>
              <w:jc w:val="center"/>
              <w:rPr>
                <w:rFonts w:cs="Neuropol"/>
                <w:sz w:val="20"/>
              </w:rPr>
            </w:pPr>
            <w:r>
              <w:rPr>
                <w:rFonts w:cs="Neuropol"/>
                <w:sz w:val="20"/>
              </w:rPr>
              <w:t>A</w:t>
            </w:r>
          </w:p>
        </w:tc>
        <w:tc>
          <w:tcPr>
            <w:tcW w:w="1813" w:type="dxa"/>
          </w:tcPr>
          <w:p w14:paraId="55281268" w14:textId="77777777" w:rsidR="00FA21E8" w:rsidRPr="004D1D6C" w:rsidRDefault="00FA21E8" w:rsidP="00FA21E8">
            <w:pPr>
              <w:widowControl w:val="0"/>
              <w:autoSpaceDE w:val="0"/>
              <w:autoSpaceDN w:val="0"/>
              <w:adjustRightInd w:val="0"/>
              <w:spacing w:before="49" w:line="276" w:lineRule="auto"/>
              <w:ind w:right="-65"/>
              <w:rPr>
                <w:rFonts w:cs="Neuropol"/>
                <w:sz w:val="20"/>
              </w:rPr>
            </w:pPr>
            <w:r>
              <w:rPr>
                <w:rFonts w:cs="Neuropol"/>
                <w:sz w:val="20"/>
              </w:rPr>
              <w:t>Connor Ryan</w:t>
            </w:r>
          </w:p>
        </w:tc>
        <w:tc>
          <w:tcPr>
            <w:tcW w:w="1417" w:type="dxa"/>
          </w:tcPr>
          <w:p w14:paraId="7D5708C1" w14:textId="31C72F82" w:rsidR="00FA21E8" w:rsidRPr="004D1D6C" w:rsidRDefault="00EE5B54" w:rsidP="00FA21E8">
            <w:pPr>
              <w:widowControl w:val="0"/>
              <w:autoSpaceDE w:val="0"/>
              <w:autoSpaceDN w:val="0"/>
              <w:adjustRightInd w:val="0"/>
              <w:spacing w:before="49" w:line="276" w:lineRule="auto"/>
              <w:rPr>
                <w:rFonts w:cs="Neuropol"/>
                <w:sz w:val="20"/>
              </w:rPr>
            </w:pPr>
            <w:r>
              <w:rPr>
                <w:rFonts w:cs="Neuropol"/>
                <w:sz w:val="20"/>
              </w:rPr>
              <w:t>17</w:t>
            </w:r>
            <w:r w:rsidR="00B95497">
              <w:rPr>
                <w:rFonts w:cs="Neuropol"/>
                <w:sz w:val="20"/>
              </w:rPr>
              <w:t>-</w:t>
            </w:r>
            <w:r>
              <w:rPr>
                <w:rFonts w:cs="Neuropol"/>
                <w:sz w:val="20"/>
              </w:rPr>
              <w:t>MAR</w:t>
            </w:r>
            <w:r w:rsidR="00B95497">
              <w:rPr>
                <w:rFonts w:cs="Neuropol"/>
                <w:sz w:val="20"/>
              </w:rPr>
              <w:t>-2020</w:t>
            </w:r>
          </w:p>
        </w:tc>
        <w:tc>
          <w:tcPr>
            <w:tcW w:w="6379" w:type="dxa"/>
          </w:tcPr>
          <w:p w14:paraId="0EF7C050" w14:textId="54A5370E" w:rsidR="00FA21E8" w:rsidRPr="004D1D6C" w:rsidRDefault="00FA21E8" w:rsidP="00FA21E8">
            <w:pPr>
              <w:widowControl w:val="0"/>
              <w:autoSpaceDE w:val="0"/>
              <w:autoSpaceDN w:val="0"/>
              <w:adjustRightInd w:val="0"/>
              <w:spacing w:before="49" w:line="276" w:lineRule="auto"/>
              <w:rPr>
                <w:sz w:val="20"/>
                <w:szCs w:val="20"/>
              </w:rPr>
            </w:pPr>
            <w:r>
              <w:rPr>
                <w:sz w:val="20"/>
                <w:szCs w:val="20"/>
              </w:rPr>
              <w:t>Document created – initial draft.</w:t>
            </w:r>
          </w:p>
        </w:tc>
      </w:tr>
      <w:tr w:rsidR="00492740" w:rsidRPr="009B2485" w14:paraId="16101BFA" w14:textId="77777777" w:rsidTr="00FA685F">
        <w:trPr>
          <w:trHeight w:val="280"/>
        </w:trPr>
        <w:tc>
          <w:tcPr>
            <w:tcW w:w="876" w:type="dxa"/>
          </w:tcPr>
          <w:p w14:paraId="23E3DD98" w14:textId="4E1593C3" w:rsidR="00492740" w:rsidRDefault="00492740" w:rsidP="00FA21E8">
            <w:pPr>
              <w:widowControl w:val="0"/>
              <w:autoSpaceDE w:val="0"/>
              <w:autoSpaceDN w:val="0"/>
              <w:adjustRightInd w:val="0"/>
              <w:spacing w:before="49" w:line="276" w:lineRule="auto"/>
              <w:ind w:right="34"/>
              <w:jc w:val="center"/>
              <w:rPr>
                <w:rFonts w:cs="Neuropol"/>
                <w:sz w:val="20"/>
              </w:rPr>
            </w:pPr>
            <w:r>
              <w:rPr>
                <w:rFonts w:cs="Neuropol"/>
                <w:sz w:val="20"/>
              </w:rPr>
              <w:t>B</w:t>
            </w:r>
          </w:p>
        </w:tc>
        <w:tc>
          <w:tcPr>
            <w:tcW w:w="1813" w:type="dxa"/>
          </w:tcPr>
          <w:p w14:paraId="77B8D4B3" w14:textId="3D793671" w:rsidR="00492740" w:rsidRDefault="00492740" w:rsidP="00FA21E8">
            <w:pPr>
              <w:widowControl w:val="0"/>
              <w:autoSpaceDE w:val="0"/>
              <w:autoSpaceDN w:val="0"/>
              <w:adjustRightInd w:val="0"/>
              <w:spacing w:before="49" w:line="276" w:lineRule="auto"/>
              <w:ind w:right="-65"/>
              <w:rPr>
                <w:rFonts w:cs="Neuropol"/>
                <w:sz w:val="20"/>
              </w:rPr>
            </w:pPr>
            <w:r>
              <w:rPr>
                <w:rFonts w:cs="Neuropol"/>
                <w:sz w:val="20"/>
              </w:rPr>
              <w:t>Connor Ryan</w:t>
            </w:r>
          </w:p>
        </w:tc>
        <w:tc>
          <w:tcPr>
            <w:tcW w:w="1417" w:type="dxa"/>
          </w:tcPr>
          <w:p w14:paraId="08C4D7FC" w14:textId="030E13AD" w:rsidR="00492740" w:rsidRDefault="00492740" w:rsidP="00FA21E8">
            <w:pPr>
              <w:widowControl w:val="0"/>
              <w:autoSpaceDE w:val="0"/>
              <w:autoSpaceDN w:val="0"/>
              <w:adjustRightInd w:val="0"/>
              <w:spacing w:before="49" w:line="276" w:lineRule="auto"/>
              <w:rPr>
                <w:rFonts w:cs="Neuropol"/>
                <w:sz w:val="20"/>
              </w:rPr>
            </w:pPr>
            <w:r>
              <w:rPr>
                <w:rFonts w:cs="Neuropol"/>
                <w:sz w:val="20"/>
              </w:rPr>
              <w:t>21-APR-2020</w:t>
            </w:r>
          </w:p>
        </w:tc>
        <w:tc>
          <w:tcPr>
            <w:tcW w:w="6379" w:type="dxa"/>
          </w:tcPr>
          <w:p w14:paraId="029E82E4" w14:textId="109F015C" w:rsidR="00492740" w:rsidRDefault="00492740" w:rsidP="00FA21E8">
            <w:pPr>
              <w:widowControl w:val="0"/>
              <w:autoSpaceDE w:val="0"/>
              <w:autoSpaceDN w:val="0"/>
              <w:adjustRightInd w:val="0"/>
              <w:spacing w:before="49" w:line="276" w:lineRule="auto"/>
              <w:rPr>
                <w:sz w:val="20"/>
                <w:szCs w:val="20"/>
              </w:rPr>
            </w:pPr>
            <w:r>
              <w:rPr>
                <w:sz w:val="20"/>
                <w:szCs w:val="20"/>
              </w:rPr>
              <w:t>Updated text from peer review.</w:t>
            </w:r>
          </w:p>
        </w:tc>
      </w:tr>
    </w:tbl>
    <w:p w14:paraId="19D53843" w14:textId="77777777" w:rsidR="00EA644D" w:rsidRPr="0082298A" w:rsidRDefault="00EA644D" w:rsidP="00EA644D">
      <w:pPr>
        <w:spacing w:line="276" w:lineRule="auto"/>
      </w:pPr>
    </w:p>
    <w:p w14:paraId="6F064415" w14:textId="77777777" w:rsidR="00C361AE" w:rsidRPr="00C361AE" w:rsidRDefault="00C361AE" w:rsidP="00C361AE"/>
    <w:sectPr w:rsidR="00C361AE" w:rsidRPr="00C361AE" w:rsidSect="006E63C5">
      <w:footerReference w:type="default" r:id="rId47"/>
      <w:headerReference w:type="first" r:id="rId48"/>
      <w:pgSz w:w="11906" w:h="16838"/>
      <w:pgMar w:top="709" w:right="851" w:bottom="607" w:left="822" w:header="0" w:footer="0"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Gribben, Ashley (Intov8)" w:date="2020-04-20T13:47:00Z" w:initials="AG(">
    <w:p w14:paraId="2C0891A0" w14:textId="1A779DC0" w:rsidR="00131B1D" w:rsidRDefault="00131B1D">
      <w:pPr>
        <w:pStyle w:val="CommentText"/>
      </w:pPr>
      <w:r>
        <w:rPr>
          <w:rStyle w:val="CommentReference"/>
        </w:rPr>
        <w:annotationRef/>
      </w:r>
      <w:r>
        <w:t>Should this be being built (rather than build)</w:t>
      </w:r>
    </w:p>
  </w:comment>
  <w:comment w:id="163" w:author="Gribben, Ashley (Intov8)" w:date="2020-05-15T11:18:00Z" w:initials="AG(">
    <w:p w14:paraId="635D4646" w14:textId="4C9A0DEB" w:rsidR="007A7A38" w:rsidRDefault="007A7A38">
      <w:pPr>
        <w:pStyle w:val="CommentText"/>
      </w:pPr>
      <w:r>
        <w:rPr>
          <w:rStyle w:val="CommentReference"/>
        </w:rPr>
        <w:annotationRef/>
      </w:r>
      <w:r>
        <w:t>Is this referring to a specific section of this word document (</w:t>
      </w:r>
      <w:r>
        <w:t xml:space="preserve">i.e under section “2. Build”) and if it is, can we make this clearer.  </w:t>
      </w:r>
    </w:p>
  </w:comment>
  <w:comment w:id="169" w:author="Gribben, Ashley (Intov8)" w:date="2020-05-15T11:21:00Z" w:initials="AG(">
    <w:p w14:paraId="4EA9FF0F" w14:textId="114FA78A" w:rsidR="007A7A38" w:rsidRDefault="007A7A38">
      <w:pPr>
        <w:pStyle w:val="CommentText"/>
      </w:pPr>
      <w:r>
        <w:rPr>
          <w:rStyle w:val="CommentReference"/>
        </w:rPr>
        <w:annotationRef/>
      </w:r>
      <w:r>
        <w:t>Not sure that this makes sense. (seems to be missing a word somewhere)</w:t>
      </w:r>
    </w:p>
  </w:comment>
  <w:comment w:id="239" w:author="Gribben, Ashley (Intov8)" w:date="2020-05-15T11:23:00Z" w:initials="AG(">
    <w:p w14:paraId="37DB0D49" w14:textId="7E6AF039" w:rsidR="007A7A38" w:rsidRDefault="007A7A38">
      <w:pPr>
        <w:pStyle w:val="CommentText"/>
      </w:pPr>
      <w:r>
        <w:rPr>
          <w:rStyle w:val="CommentReference"/>
        </w:rPr>
        <w:annotationRef/>
      </w:r>
      <w:r>
        <w:t xml:space="preserve">Again, this might just be me not understanding what you are trying to say, but this seems to be missing a word. </w:t>
      </w:r>
    </w:p>
  </w:comment>
  <w:comment w:id="252" w:author="Gribben, Ashley (Intov8)" w:date="2020-05-15T11:25:00Z" w:initials="AG(">
    <w:p w14:paraId="314162D6" w14:textId="140EA570" w:rsidR="007A7A38" w:rsidRDefault="007A7A38">
      <w:pPr>
        <w:pStyle w:val="CommentText"/>
      </w:pPr>
      <w:r>
        <w:rPr>
          <w:rStyle w:val="CommentReference"/>
        </w:rPr>
        <w:annotationRef/>
      </w:r>
      <w:r>
        <w:t>The tasks belong to the stages, so this should be stage’s or stages’… whatever makes more sense. (same goes for applications)</w:t>
      </w:r>
    </w:p>
  </w:comment>
  <w:comment w:id="304" w:author="Gribben, Ashley (Intov8)" w:date="2020-04-20T14:03:00Z" w:initials="AG(">
    <w:p w14:paraId="58809128" w14:textId="10D63748" w:rsidR="00562F50" w:rsidRDefault="00562F50">
      <w:pPr>
        <w:pStyle w:val="CommentText"/>
      </w:pPr>
      <w:r>
        <w:rPr>
          <w:rStyle w:val="CommentReference"/>
        </w:rPr>
        <w:annotationRef/>
      </w:r>
      <w:r>
        <w:t>Do these need capitals? Asking for a friend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0891A0" w15:done="1"/>
  <w15:commentEx w15:paraId="635D4646" w15:done="0"/>
  <w15:commentEx w15:paraId="4EA9FF0F" w15:done="0"/>
  <w15:commentEx w15:paraId="37DB0D49" w15:done="0"/>
  <w15:commentEx w15:paraId="314162D6" w15:done="0"/>
  <w15:commentEx w15:paraId="588091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268A" w16cex:dateUtc="2020-04-20T03:47:00Z"/>
  <w16cex:commentExtensible w16cex:durableId="2268F90C" w16cex:dateUtc="2020-05-15T01:18:00Z"/>
  <w16cex:commentExtensible w16cex:durableId="2268F9AA" w16cex:dateUtc="2020-05-15T01:21:00Z"/>
  <w16cex:commentExtensible w16cex:durableId="2268FA36" w16cex:dateUtc="2020-05-15T01:23:00Z"/>
  <w16cex:commentExtensible w16cex:durableId="2268FAAA" w16cex:dateUtc="2020-05-15T01:25:00Z"/>
  <w16cex:commentExtensible w16cex:durableId="22482A46" w16cex:dateUtc="2020-04-20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0891A0" w16cid:durableId="2248268A"/>
  <w16cid:commentId w16cid:paraId="635D4646" w16cid:durableId="2268F90C"/>
  <w16cid:commentId w16cid:paraId="4EA9FF0F" w16cid:durableId="2268F9AA"/>
  <w16cid:commentId w16cid:paraId="37DB0D49" w16cid:durableId="2268FA36"/>
  <w16cid:commentId w16cid:paraId="314162D6" w16cid:durableId="2268FAAA"/>
  <w16cid:commentId w16cid:paraId="58809128" w16cid:durableId="22482A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5A13E" w14:textId="77777777" w:rsidR="00DA5295" w:rsidRDefault="00DA5295" w:rsidP="00C361AE">
      <w:pPr>
        <w:spacing w:after="0" w:line="240" w:lineRule="auto"/>
      </w:pPr>
      <w:r>
        <w:separator/>
      </w:r>
    </w:p>
  </w:endnote>
  <w:endnote w:type="continuationSeparator" w:id="0">
    <w:p w14:paraId="29E9948F" w14:textId="77777777" w:rsidR="00DA5295" w:rsidRDefault="00DA5295" w:rsidP="00C36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europol">
    <w:charset w:val="00"/>
    <w:family w:val="swiss"/>
    <w:pitch w:val="variable"/>
    <w:sig w:usb0="00000001" w:usb1="1000000A" w:usb2="00000000" w:usb3="00000000" w:csb0="000001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B3F73" w14:textId="2E6A5AAF" w:rsidR="00684FC2" w:rsidRDefault="00684FC2" w:rsidP="00684FC2">
    <w:pPr>
      <w:pStyle w:val="Footer"/>
    </w:pPr>
    <w:r>
      <w:rPr>
        <w:sz w:val="20"/>
      </w:rPr>
      <w:t>The POLR® Suite © 2008 - 20</w:t>
    </w:r>
    <w:r w:rsidR="003C3CF3">
      <w:rPr>
        <w:sz w:val="20"/>
      </w:rPr>
      <w:t>20</w:t>
    </w:r>
    <w:r>
      <w:rPr>
        <w:sz w:val="20"/>
      </w:rPr>
      <w:t xml:space="preserve"> Intov8 Pty Ltd</w:t>
    </w:r>
    <w:r>
      <w:t xml:space="preserve">   </w:t>
    </w:r>
    <w:r>
      <w:tab/>
    </w:r>
    <w:r>
      <w:tab/>
    </w:r>
    <w:sdt>
      <w:sdtPr>
        <w:id w:val="-1285653541"/>
        <w:docPartObj>
          <w:docPartGallery w:val="Page Numbers (Bottom of Page)"/>
          <w:docPartUnique/>
        </w:docPartObj>
      </w:sdtPr>
      <w:sdtEndPr/>
      <w:sdtContent>
        <w:sdt>
          <w:sdtPr>
            <w:id w:val="-246352192"/>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w:instrText>
            </w:r>
            <w:r w:rsidR="00A36C62">
              <w:rPr>
                <w:b/>
                <w:bCs/>
              </w:rPr>
              <w:instrText>NUMPAGES</w:instrText>
            </w:r>
            <w:r>
              <w:rPr>
                <w:b/>
                <w:bCs/>
                <w:sz w:val="24"/>
                <w:szCs w:val="24"/>
              </w:rPr>
              <w:fldChar w:fldCharType="separate"/>
            </w:r>
            <w:r w:rsidR="00A36C62">
              <w:rPr>
                <w:bCs/>
                <w:noProof/>
              </w:rPr>
              <w:t>!Unexpected End of Formula</w:t>
            </w:r>
            <w:r>
              <w:rPr>
                <w:b/>
                <w:bCs/>
                <w:sz w:val="24"/>
                <w:szCs w:val="24"/>
              </w:rPr>
              <w:fldChar w:fldCharType="end"/>
            </w:r>
            <w:r w:rsidR="00B219E2">
              <w:rPr>
                <w:b/>
                <w:bCs/>
                <w:sz w:val="24"/>
                <w:szCs w:val="24"/>
              </w:rPr>
              <w:br/>
            </w:r>
          </w:sdtContent>
        </w:sdt>
      </w:sdtContent>
    </w:sdt>
  </w:p>
  <w:p w14:paraId="2C65478C" w14:textId="77777777" w:rsidR="00611DCD" w:rsidRDefault="00611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09080" w14:textId="77777777" w:rsidR="00DA5295" w:rsidRDefault="00DA5295" w:rsidP="00C361AE">
      <w:pPr>
        <w:spacing w:after="0" w:line="240" w:lineRule="auto"/>
      </w:pPr>
      <w:r>
        <w:separator/>
      </w:r>
    </w:p>
  </w:footnote>
  <w:footnote w:type="continuationSeparator" w:id="0">
    <w:p w14:paraId="4C83DDBC" w14:textId="77777777" w:rsidR="00DA5295" w:rsidRDefault="00DA5295" w:rsidP="00C36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B804" w14:textId="2D89816C" w:rsidR="006E63C5" w:rsidRDefault="006E63C5">
    <w:pPr>
      <w:pStyle w:val="Header"/>
    </w:pPr>
    <w:r>
      <w:rPr>
        <w:noProof/>
      </w:rPr>
      <w:drawing>
        <wp:anchor distT="0" distB="0" distL="114300" distR="114300" simplePos="0" relativeHeight="251659264" behindDoc="1" locked="0" layoutInCell="1" allowOverlap="1" wp14:anchorId="0F36D598" wp14:editId="214C5432">
          <wp:simplePos x="0" y="0"/>
          <wp:positionH relativeFrom="page">
            <wp:align>right</wp:align>
          </wp:positionH>
          <wp:positionV relativeFrom="paragraph">
            <wp:posOffset>0</wp:posOffset>
          </wp:positionV>
          <wp:extent cx="7541895" cy="1371600"/>
          <wp:effectExtent l="0" t="0" r="1905" b="0"/>
          <wp:wrapTight wrapText="bothSides">
            <wp:wrapPolygon edited="0">
              <wp:start x="0" y="0"/>
              <wp:lineTo x="0" y="21300"/>
              <wp:lineTo x="21551" y="21300"/>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189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B04"/>
    <w:multiLevelType w:val="hybridMultilevel"/>
    <w:tmpl w:val="21B814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503CB4"/>
    <w:multiLevelType w:val="hybridMultilevel"/>
    <w:tmpl w:val="1A3A92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BC4244"/>
    <w:multiLevelType w:val="hybridMultilevel"/>
    <w:tmpl w:val="CF2A21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E65DEE"/>
    <w:multiLevelType w:val="hybridMultilevel"/>
    <w:tmpl w:val="3D16F2A6"/>
    <w:lvl w:ilvl="0" w:tplc="0C09000F">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4" w15:restartNumberingAfterBreak="0">
    <w:nsid w:val="38D46A3E"/>
    <w:multiLevelType w:val="hybridMultilevel"/>
    <w:tmpl w:val="5FC4799C"/>
    <w:lvl w:ilvl="0" w:tplc="D98431DE">
      <w:start w:val="1"/>
      <w:numFmt w:val="decimal"/>
      <w:lvlText w:val="%1."/>
      <w:lvlJc w:val="left"/>
      <w:pPr>
        <w:ind w:left="720" w:hanging="360"/>
      </w:pPr>
      <w:rPr>
        <w:rFonts w:asciiTheme="majorHAnsi" w:eastAsiaTheme="minorHAnsi" w:hAnsiTheme="majorHAnsi" w:cstheme="majorHAnsi"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1D2405"/>
    <w:multiLevelType w:val="hybridMultilevel"/>
    <w:tmpl w:val="A3928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8B66A9"/>
    <w:multiLevelType w:val="multilevel"/>
    <w:tmpl w:val="2460D326"/>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BA71A7"/>
    <w:multiLevelType w:val="hybridMultilevel"/>
    <w:tmpl w:val="173CC3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F617E4B"/>
    <w:multiLevelType w:val="hybridMultilevel"/>
    <w:tmpl w:val="DFC4E4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EFA6475"/>
    <w:multiLevelType w:val="hybridMultilevel"/>
    <w:tmpl w:val="8504490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1A12E96"/>
    <w:multiLevelType w:val="hybridMultilevel"/>
    <w:tmpl w:val="5BE84B66"/>
    <w:lvl w:ilvl="0" w:tplc="6526D3D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1A427D8"/>
    <w:multiLevelType w:val="hybridMultilevel"/>
    <w:tmpl w:val="6D3E462A"/>
    <w:lvl w:ilvl="0" w:tplc="C17A0D04">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3C26866"/>
    <w:multiLevelType w:val="hybridMultilevel"/>
    <w:tmpl w:val="56F8FF4A"/>
    <w:lvl w:ilvl="0" w:tplc="52249EB0">
      <w:start w:val="1"/>
      <w:numFmt w:val="decimal"/>
      <w:lvlText w:val="%1."/>
      <w:lvlJc w:val="left"/>
      <w:pPr>
        <w:ind w:left="720" w:hanging="607"/>
      </w:pPr>
      <w:rPr>
        <w:rFonts w:asciiTheme="minorHAnsi" w:eastAsia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84E58EA"/>
    <w:multiLevelType w:val="hybridMultilevel"/>
    <w:tmpl w:val="370AE5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120187"/>
    <w:multiLevelType w:val="hybridMultilevel"/>
    <w:tmpl w:val="2C46C644"/>
    <w:lvl w:ilvl="0" w:tplc="766A555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1FC247D"/>
    <w:multiLevelType w:val="hybridMultilevel"/>
    <w:tmpl w:val="1A3A92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3153A73"/>
    <w:multiLevelType w:val="hybridMultilevel"/>
    <w:tmpl w:val="CCD837BC"/>
    <w:lvl w:ilvl="0" w:tplc="0C09000F">
      <w:start w:val="1"/>
      <w:numFmt w:val="decimal"/>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FF6F31"/>
    <w:multiLevelType w:val="hybridMultilevel"/>
    <w:tmpl w:val="2E968316"/>
    <w:lvl w:ilvl="0" w:tplc="1AFCA18C">
      <w:start w:val="3"/>
      <w:numFmt w:val="decimal"/>
      <w:lvlText w:val="%1."/>
      <w:lvlJc w:val="left"/>
      <w:pPr>
        <w:ind w:left="720" w:hanging="360"/>
      </w:pPr>
      <w:rPr>
        <w:rFonts w:asciiTheme="majorHAnsi" w:eastAsiaTheme="minorHAnsi" w:hAnsiTheme="majorHAnsi" w:cstheme="majorHAnsi"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85B05A8"/>
    <w:multiLevelType w:val="hybridMultilevel"/>
    <w:tmpl w:val="8152B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99E6D21"/>
    <w:multiLevelType w:val="hybridMultilevel"/>
    <w:tmpl w:val="D09C9F48"/>
    <w:lvl w:ilvl="0" w:tplc="015098EA">
      <w:start w:val="1"/>
      <w:numFmt w:val="decimal"/>
      <w:lvlText w:val="%1."/>
      <w:lvlJc w:val="left"/>
      <w:pPr>
        <w:ind w:left="720" w:hanging="36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A0F65C0"/>
    <w:multiLevelType w:val="hybridMultilevel"/>
    <w:tmpl w:val="AEA43BD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9"/>
  </w:num>
  <w:num w:numId="2">
    <w:abstractNumId w:val="2"/>
  </w:num>
  <w:num w:numId="3">
    <w:abstractNumId w:val="16"/>
  </w:num>
  <w:num w:numId="4">
    <w:abstractNumId w:val="13"/>
  </w:num>
  <w:num w:numId="5">
    <w:abstractNumId w:val="18"/>
  </w:num>
  <w:num w:numId="6">
    <w:abstractNumId w:val="6"/>
  </w:num>
  <w:num w:numId="7">
    <w:abstractNumId w:val="11"/>
  </w:num>
  <w:num w:numId="8">
    <w:abstractNumId w:val="3"/>
  </w:num>
  <w:num w:numId="9">
    <w:abstractNumId w:val="4"/>
  </w:num>
  <w:num w:numId="10">
    <w:abstractNumId w:val="12"/>
  </w:num>
  <w:num w:numId="11">
    <w:abstractNumId w:val="19"/>
  </w:num>
  <w:num w:numId="12">
    <w:abstractNumId w:val="14"/>
  </w:num>
  <w:num w:numId="13">
    <w:abstractNumId w:val="17"/>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5"/>
  </w:num>
  <w:num w:numId="17">
    <w:abstractNumId w:val="1"/>
  </w:num>
  <w:num w:numId="18">
    <w:abstractNumId w:val="0"/>
  </w:num>
  <w:num w:numId="19">
    <w:abstractNumId w:val="10"/>
  </w:num>
  <w:num w:numId="20">
    <w:abstractNumId w:val="8"/>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yan, Connor (Intov8)">
    <w15:presenceInfo w15:providerId="AD" w15:userId="S::Connor.Ryan@intov8.com.au::dba2e667-dd3f-4a6c-8d7e-6aa7bf88710c"/>
  </w15:person>
  <w15:person w15:author="Gribben, Ashley (Intov8)">
    <w15:presenceInfo w15:providerId="None" w15:userId="Gribben, Ashley (Intov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6F"/>
    <w:rsid w:val="00030AB4"/>
    <w:rsid w:val="00032F84"/>
    <w:rsid w:val="000420B0"/>
    <w:rsid w:val="0006772E"/>
    <w:rsid w:val="00075068"/>
    <w:rsid w:val="000C232B"/>
    <w:rsid w:val="000D31D0"/>
    <w:rsid w:val="00110EF1"/>
    <w:rsid w:val="00112605"/>
    <w:rsid w:val="00120922"/>
    <w:rsid w:val="00125757"/>
    <w:rsid w:val="00131B1D"/>
    <w:rsid w:val="00131D9F"/>
    <w:rsid w:val="00133C7A"/>
    <w:rsid w:val="0017698A"/>
    <w:rsid w:val="001A6DFB"/>
    <w:rsid w:val="001B2829"/>
    <w:rsid w:val="001D06FD"/>
    <w:rsid w:val="001E5BE6"/>
    <w:rsid w:val="001E6396"/>
    <w:rsid w:val="001F5A6E"/>
    <w:rsid w:val="00202C36"/>
    <w:rsid w:val="00235F6B"/>
    <w:rsid w:val="00242395"/>
    <w:rsid w:val="00244A8B"/>
    <w:rsid w:val="00247577"/>
    <w:rsid w:val="0026085C"/>
    <w:rsid w:val="00292CD4"/>
    <w:rsid w:val="00296917"/>
    <w:rsid w:val="002B2572"/>
    <w:rsid w:val="002B317D"/>
    <w:rsid w:val="002B425A"/>
    <w:rsid w:val="002C70DE"/>
    <w:rsid w:val="002D328F"/>
    <w:rsid w:val="002E43BB"/>
    <w:rsid w:val="002F5EFE"/>
    <w:rsid w:val="002F7F2C"/>
    <w:rsid w:val="003151C3"/>
    <w:rsid w:val="003210DE"/>
    <w:rsid w:val="00325ABD"/>
    <w:rsid w:val="0034074C"/>
    <w:rsid w:val="0037326A"/>
    <w:rsid w:val="00377E01"/>
    <w:rsid w:val="003B5162"/>
    <w:rsid w:val="003C35D5"/>
    <w:rsid w:val="003C3CF3"/>
    <w:rsid w:val="003C525C"/>
    <w:rsid w:val="003D0C0D"/>
    <w:rsid w:val="003F297D"/>
    <w:rsid w:val="003F4418"/>
    <w:rsid w:val="003F5201"/>
    <w:rsid w:val="004072C1"/>
    <w:rsid w:val="0042042D"/>
    <w:rsid w:val="00436130"/>
    <w:rsid w:val="00451E63"/>
    <w:rsid w:val="004617FD"/>
    <w:rsid w:val="004622A4"/>
    <w:rsid w:val="00466635"/>
    <w:rsid w:val="004829DE"/>
    <w:rsid w:val="00483C1C"/>
    <w:rsid w:val="00487D39"/>
    <w:rsid w:val="00492740"/>
    <w:rsid w:val="00492D88"/>
    <w:rsid w:val="004935AF"/>
    <w:rsid w:val="00494877"/>
    <w:rsid w:val="004A0C28"/>
    <w:rsid w:val="004A0ECB"/>
    <w:rsid w:val="004A4ED4"/>
    <w:rsid w:val="004A7F67"/>
    <w:rsid w:val="004C0711"/>
    <w:rsid w:val="004C08FF"/>
    <w:rsid w:val="004D029B"/>
    <w:rsid w:val="004D3598"/>
    <w:rsid w:val="004F0598"/>
    <w:rsid w:val="004F1676"/>
    <w:rsid w:val="004F1A3B"/>
    <w:rsid w:val="00501760"/>
    <w:rsid w:val="005023B6"/>
    <w:rsid w:val="00513A04"/>
    <w:rsid w:val="005229F4"/>
    <w:rsid w:val="00530C6F"/>
    <w:rsid w:val="00554959"/>
    <w:rsid w:val="00554D91"/>
    <w:rsid w:val="00562198"/>
    <w:rsid w:val="00562F50"/>
    <w:rsid w:val="0056573B"/>
    <w:rsid w:val="00573ED7"/>
    <w:rsid w:val="00577942"/>
    <w:rsid w:val="00585C25"/>
    <w:rsid w:val="005924CC"/>
    <w:rsid w:val="005B3A58"/>
    <w:rsid w:val="005C0006"/>
    <w:rsid w:val="005C40AC"/>
    <w:rsid w:val="005C61C9"/>
    <w:rsid w:val="005F01D0"/>
    <w:rsid w:val="005F03CB"/>
    <w:rsid w:val="005F1531"/>
    <w:rsid w:val="005F58FA"/>
    <w:rsid w:val="00611DCD"/>
    <w:rsid w:val="006264CC"/>
    <w:rsid w:val="00656070"/>
    <w:rsid w:val="00663EB1"/>
    <w:rsid w:val="006755FC"/>
    <w:rsid w:val="00682967"/>
    <w:rsid w:val="00682BCF"/>
    <w:rsid w:val="00684FC2"/>
    <w:rsid w:val="0068605A"/>
    <w:rsid w:val="0069427A"/>
    <w:rsid w:val="006A3D45"/>
    <w:rsid w:val="006A483D"/>
    <w:rsid w:val="006C576B"/>
    <w:rsid w:val="006D344D"/>
    <w:rsid w:val="006D5111"/>
    <w:rsid w:val="006D6780"/>
    <w:rsid w:val="006D687C"/>
    <w:rsid w:val="006E63C5"/>
    <w:rsid w:val="007040D7"/>
    <w:rsid w:val="007113EE"/>
    <w:rsid w:val="00716E12"/>
    <w:rsid w:val="00730CC8"/>
    <w:rsid w:val="00747C9A"/>
    <w:rsid w:val="00747DD7"/>
    <w:rsid w:val="00755213"/>
    <w:rsid w:val="007621E3"/>
    <w:rsid w:val="00764C9A"/>
    <w:rsid w:val="00764F00"/>
    <w:rsid w:val="00765A65"/>
    <w:rsid w:val="00767744"/>
    <w:rsid w:val="00777234"/>
    <w:rsid w:val="00791E83"/>
    <w:rsid w:val="007A7A38"/>
    <w:rsid w:val="007B5D04"/>
    <w:rsid w:val="007D45D8"/>
    <w:rsid w:val="007D7527"/>
    <w:rsid w:val="00805241"/>
    <w:rsid w:val="008073F5"/>
    <w:rsid w:val="008145FE"/>
    <w:rsid w:val="00820F0D"/>
    <w:rsid w:val="00855222"/>
    <w:rsid w:val="0086618B"/>
    <w:rsid w:val="00867F31"/>
    <w:rsid w:val="008733ED"/>
    <w:rsid w:val="008806F4"/>
    <w:rsid w:val="008A5A1C"/>
    <w:rsid w:val="008B2D4B"/>
    <w:rsid w:val="008B7ACC"/>
    <w:rsid w:val="008D2E44"/>
    <w:rsid w:val="008F2010"/>
    <w:rsid w:val="00903773"/>
    <w:rsid w:val="00916948"/>
    <w:rsid w:val="00977916"/>
    <w:rsid w:val="009C35F9"/>
    <w:rsid w:val="00A10B7A"/>
    <w:rsid w:val="00A2097E"/>
    <w:rsid w:val="00A36C62"/>
    <w:rsid w:val="00A4462B"/>
    <w:rsid w:val="00A5086B"/>
    <w:rsid w:val="00A572A1"/>
    <w:rsid w:val="00A678DD"/>
    <w:rsid w:val="00A70BF1"/>
    <w:rsid w:val="00A713EB"/>
    <w:rsid w:val="00A81FAA"/>
    <w:rsid w:val="00A838A8"/>
    <w:rsid w:val="00A86CA0"/>
    <w:rsid w:val="00AB050E"/>
    <w:rsid w:val="00AB50FA"/>
    <w:rsid w:val="00AB7717"/>
    <w:rsid w:val="00AD0651"/>
    <w:rsid w:val="00AE1FB6"/>
    <w:rsid w:val="00AE43E9"/>
    <w:rsid w:val="00AF1858"/>
    <w:rsid w:val="00B0348E"/>
    <w:rsid w:val="00B219E2"/>
    <w:rsid w:val="00B4498A"/>
    <w:rsid w:val="00B4644E"/>
    <w:rsid w:val="00B5533E"/>
    <w:rsid w:val="00B6301B"/>
    <w:rsid w:val="00B7400B"/>
    <w:rsid w:val="00B86933"/>
    <w:rsid w:val="00B87F21"/>
    <w:rsid w:val="00B95497"/>
    <w:rsid w:val="00B976B3"/>
    <w:rsid w:val="00BA3F47"/>
    <w:rsid w:val="00BC2230"/>
    <w:rsid w:val="00BC2443"/>
    <w:rsid w:val="00BC2709"/>
    <w:rsid w:val="00BD6BA6"/>
    <w:rsid w:val="00BE6909"/>
    <w:rsid w:val="00BF0D40"/>
    <w:rsid w:val="00C00655"/>
    <w:rsid w:val="00C00FC0"/>
    <w:rsid w:val="00C05E96"/>
    <w:rsid w:val="00C06E8A"/>
    <w:rsid w:val="00C10325"/>
    <w:rsid w:val="00C22931"/>
    <w:rsid w:val="00C361AE"/>
    <w:rsid w:val="00C37E5E"/>
    <w:rsid w:val="00C44AC5"/>
    <w:rsid w:val="00C675EF"/>
    <w:rsid w:val="00C85FF3"/>
    <w:rsid w:val="00C87323"/>
    <w:rsid w:val="00C938E9"/>
    <w:rsid w:val="00CA3804"/>
    <w:rsid w:val="00CB1C01"/>
    <w:rsid w:val="00CB3522"/>
    <w:rsid w:val="00CB5D0B"/>
    <w:rsid w:val="00CB6C86"/>
    <w:rsid w:val="00CD05DA"/>
    <w:rsid w:val="00CE09DE"/>
    <w:rsid w:val="00CE4E2C"/>
    <w:rsid w:val="00CF4EB3"/>
    <w:rsid w:val="00CF78B0"/>
    <w:rsid w:val="00D02BDE"/>
    <w:rsid w:val="00D13205"/>
    <w:rsid w:val="00D240DA"/>
    <w:rsid w:val="00D34A53"/>
    <w:rsid w:val="00D34D31"/>
    <w:rsid w:val="00D44E0D"/>
    <w:rsid w:val="00D57A5F"/>
    <w:rsid w:val="00D85F4F"/>
    <w:rsid w:val="00D97A61"/>
    <w:rsid w:val="00DA3FC7"/>
    <w:rsid w:val="00DA5295"/>
    <w:rsid w:val="00DA5B9B"/>
    <w:rsid w:val="00DB3A13"/>
    <w:rsid w:val="00DC1801"/>
    <w:rsid w:val="00DC48EE"/>
    <w:rsid w:val="00DD1FD2"/>
    <w:rsid w:val="00DF3FAD"/>
    <w:rsid w:val="00E0351D"/>
    <w:rsid w:val="00E061EC"/>
    <w:rsid w:val="00E223BD"/>
    <w:rsid w:val="00E6109F"/>
    <w:rsid w:val="00E611A0"/>
    <w:rsid w:val="00E62639"/>
    <w:rsid w:val="00E6564B"/>
    <w:rsid w:val="00E81AB1"/>
    <w:rsid w:val="00E82806"/>
    <w:rsid w:val="00E82898"/>
    <w:rsid w:val="00E84014"/>
    <w:rsid w:val="00E87E64"/>
    <w:rsid w:val="00E943DE"/>
    <w:rsid w:val="00EA527C"/>
    <w:rsid w:val="00EA644D"/>
    <w:rsid w:val="00EA701A"/>
    <w:rsid w:val="00EB3F11"/>
    <w:rsid w:val="00EB7B30"/>
    <w:rsid w:val="00EC74CD"/>
    <w:rsid w:val="00EE22E1"/>
    <w:rsid w:val="00EE2BDD"/>
    <w:rsid w:val="00EE5B54"/>
    <w:rsid w:val="00EF2AC0"/>
    <w:rsid w:val="00EF2B8E"/>
    <w:rsid w:val="00F10B54"/>
    <w:rsid w:val="00F170B9"/>
    <w:rsid w:val="00F20B90"/>
    <w:rsid w:val="00F230DC"/>
    <w:rsid w:val="00F37FF2"/>
    <w:rsid w:val="00F5427F"/>
    <w:rsid w:val="00F7568A"/>
    <w:rsid w:val="00F835FA"/>
    <w:rsid w:val="00F91E96"/>
    <w:rsid w:val="00FA02B9"/>
    <w:rsid w:val="00FA21E8"/>
    <w:rsid w:val="00FA685F"/>
    <w:rsid w:val="00FB3265"/>
    <w:rsid w:val="00FB69B9"/>
    <w:rsid w:val="00FC04FE"/>
    <w:rsid w:val="00FC61AB"/>
    <w:rsid w:val="00FD380B"/>
    <w:rsid w:val="00FE08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04F08"/>
  <w15:chartTrackingRefBased/>
  <w15:docId w15:val="{2F5E00F2-64B5-44BF-B9C6-4CE5425E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7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0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B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5B9B"/>
    <w:pPr>
      <w:outlineLvl w:val="9"/>
    </w:pPr>
    <w:rPr>
      <w:lang w:val="en-US"/>
    </w:rPr>
  </w:style>
  <w:style w:type="character" w:customStyle="1" w:styleId="Heading2Char">
    <w:name w:val="Heading 2 Char"/>
    <w:basedOn w:val="DefaultParagraphFont"/>
    <w:link w:val="Heading2"/>
    <w:uiPriority w:val="9"/>
    <w:rsid w:val="0034074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074C"/>
    <w:pPr>
      <w:ind w:left="720"/>
      <w:contextualSpacing/>
    </w:pPr>
  </w:style>
  <w:style w:type="character" w:customStyle="1" w:styleId="Heading3Char">
    <w:name w:val="Heading 3 Char"/>
    <w:basedOn w:val="DefaultParagraphFont"/>
    <w:link w:val="Heading3"/>
    <w:uiPriority w:val="9"/>
    <w:rsid w:val="0034074C"/>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semiHidden/>
    <w:unhideWhenUsed/>
    <w:rsid w:val="00554959"/>
    <w:pPr>
      <w:spacing w:before="100" w:after="0" w:line="280" w:lineRule="atLeast"/>
    </w:pPr>
    <w:rPr>
      <w:rFonts w:ascii="Verdana" w:eastAsia="Times New Roman" w:hAnsi="Verdana" w:cs="Times New Roman"/>
      <w:sz w:val="20"/>
      <w:szCs w:val="20"/>
      <w:lang w:eastAsia="en-AU"/>
    </w:rPr>
  </w:style>
  <w:style w:type="character" w:customStyle="1" w:styleId="BodyTextChar">
    <w:name w:val="Body Text Char"/>
    <w:basedOn w:val="DefaultParagraphFont"/>
    <w:link w:val="BodyText"/>
    <w:uiPriority w:val="99"/>
    <w:semiHidden/>
    <w:rsid w:val="00554959"/>
    <w:rPr>
      <w:rFonts w:ascii="Verdana" w:eastAsia="Times New Roman" w:hAnsi="Verdana" w:cs="Times New Roman"/>
      <w:sz w:val="20"/>
      <w:szCs w:val="20"/>
      <w:lang w:eastAsia="en-AU"/>
    </w:rPr>
  </w:style>
  <w:style w:type="paragraph" w:styleId="Header">
    <w:name w:val="header"/>
    <w:basedOn w:val="Normal"/>
    <w:link w:val="HeaderChar"/>
    <w:uiPriority w:val="99"/>
    <w:unhideWhenUsed/>
    <w:rsid w:val="00C36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1AE"/>
  </w:style>
  <w:style w:type="paragraph" w:styleId="Footer">
    <w:name w:val="footer"/>
    <w:basedOn w:val="Normal"/>
    <w:link w:val="FooterChar"/>
    <w:uiPriority w:val="99"/>
    <w:unhideWhenUsed/>
    <w:rsid w:val="00C36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1AE"/>
  </w:style>
  <w:style w:type="paragraph" w:customStyle="1" w:styleId="Default">
    <w:name w:val="Default"/>
    <w:rsid w:val="00C361AE"/>
    <w:pPr>
      <w:autoSpaceDE w:val="0"/>
      <w:autoSpaceDN w:val="0"/>
      <w:adjustRightInd w:val="0"/>
      <w:spacing w:after="0" w:line="240" w:lineRule="auto"/>
    </w:pPr>
    <w:rPr>
      <w:rFonts w:ascii="Calibri" w:eastAsia="Calibri" w:hAnsi="Calibri" w:cs="Calibri"/>
      <w:color w:val="000000"/>
      <w:sz w:val="24"/>
      <w:szCs w:val="24"/>
      <w:lang w:val="en-US" w:eastAsia="en-AU"/>
    </w:rPr>
  </w:style>
  <w:style w:type="paragraph" w:styleId="TOC1">
    <w:name w:val="toc 1"/>
    <w:basedOn w:val="Normal"/>
    <w:next w:val="Normal"/>
    <w:autoRedefine/>
    <w:uiPriority w:val="39"/>
    <w:unhideWhenUsed/>
    <w:rsid w:val="00C361AE"/>
    <w:pPr>
      <w:spacing w:after="100"/>
    </w:pPr>
  </w:style>
  <w:style w:type="paragraph" w:styleId="TOC2">
    <w:name w:val="toc 2"/>
    <w:basedOn w:val="Normal"/>
    <w:next w:val="Normal"/>
    <w:autoRedefine/>
    <w:uiPriority w:val="39"/>
    <w:unhideWhenUsed/>
    <w:rsid w:val="00C361AE"/>
    <w:pPr>
      <w:spacing w:after="100"/>
      <w:ind w:left="220"/>
    </w:pPr>
  </w:style>
  <w:style w:type="paragraph" w:styleId="TOC3">
    <w:name w:val="toc 3"/>
    <w:basedOn w:val="Normal"/>
    <w:next w:val="Normal"/>
    <w:autoRedefine/>
    <w:uiPriority w:val="39"/>
    <w:unhideWhenUsed/>
    <w:rsid w:val="00C361AE"/>
    <w:pPr>
      <w:spacing w:after="100"/>
      <w:ind w:left="440"/>
    </w:pPr>
  </w:style>
  <w:style w:type="character" w:styleId="Hyperlink">
    <w:name w:val="Hyperlink"/>
    <w:basedOn w:val="DefaultParagraphFont"/>
    <w:uiPriority w:val="99"/>
    <w:unhideWhenUsed/>
    <w:rsid w:val="00C361AE"/>
    <w:rPr>
      <w:color w:val="0563C1" w:themeColor="hyperlink"/>
      <w:u w:val="single"/>
    </w:rPr>
  </w:style>
  <w:style w:type="paragraph" w:styleId="BalloonText">
    <w:name w:val="Balloon Text"/>
    <w:basedOn w:val="Normal"/>
    <w:link w:val="BalloonTextChar"/>
    <w:uiPriority w:val="99"/>
    <w:semiHidden/>
    <w:unhideWhenUsed/>
    <w:rsid w:val="00BC2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230"/>
    <w:rPr>
      <w:rFonts w:ascii="Segoe UI" w:hAnsi="Segoe UI" w:cs="Segoe UI"/>
      <w:sz w:val="18"/>
      <w:szCs w:val="18"/>
    </w:rPr>
  </w:style>
  <w:style w:type="table" w:customStyle="1" w:styleId="TableGrid1">
    <w:name w:val="Table Grid1"/>
    <w:basedOn w:val="TableNormal"/>
    <w:next w:val="TableGrid"/>
    <w:uiPriority w:val="39"/>
    <w:rsid w:val="00EA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425A"/>
    <w:rPr>
      <w:sz w:val="16"/>
      <w:szCs w:val="16"/>
    </w:rPr>
  </w:style>
  <w:style w:type="paragraph" w:styleId="CommentText">
    <w:name w:val="annotation text"/>
    <w:basedOn w:val="Normal"/>
    <w:link w:val="CommentTextChar"/>
    <w:uiPriority w:val="99"/>
    <w:semiHidden/>
    <w:unhideWhenUsed/>
    <w:rsid w:val="002B425A"/>
    <w:pPr>
      <w:spacing w:line="240" w:lineRule="auto"/>
    </w:pPr>
    <w:rPr>
      <w:sz w:val="20"/>
      <w:szCs w:val="20"/>
    </w:rPr>
  </w:style>
  <w:style w:type="character" w:customStyle="1" w:styleId="CommentTextChar">
    <w:name w:val="Comment Text Char"/>
    <w:basedOn w:val="DefaultParagraphFont"/>
    <w:link w:val="CommentText"/>
    <w:uiPriority w:val="99"/>
    <w:semiHidden/>
    <w:rsid w:val="002B425A"/>
    <w:rPr>
      <w:sz w:val="20"/>
      <w:szCs w:val="20"/>
    </w:rPr>
  </w:style>
  <w:style w:type="paragraph" w:styleId="CommentSubject">
    <w:name w:val="annotation subject"/>
    <w:basedOn w:val="CommentText"/>
    <w:next w:val="CommentText"/>
    <w:link w:val="CommentSubjectChar"/>
    <w:uiPriority w:val="99"/>
    <w:semiHidden/>
    <w:unhideWhenUsed/>
    <w:rsid w:val="002B425A"/>
    <w:rPr>
      <w:b/>
      <w:bCs/>
    </w:rPr>
  </w:style>
  <w:style w:type="character" w:customStyle="1" w:styleId="CommentSubjectChar">
    <w:name w:val="Comment Subject Char"/>
    <w:basedOn w:val="CommentTextChar"/>
    <w:link w:val="CommentSubject"/>
    <w:uiPriority w:val="99"/>
    <w:semiHidden/>
    <w:rsid w:val="002B425A"/>
    <w:rPr>
      <w:b/>
      <w:bCs/>
      <w:sz w:val="20"/>
      <w:szCs w:val="20"/>
    </w:rPr>
  </w:style>
  <w:style w:type="character" w:styleId="UnresolvedMention">
    <w:name w:val="Unresolved Mention"/>
    <w:basedOn w:val="DefaultParagraphFont"/>
    <w:uiPriority w:val="99"/>
    <w:semiHidden/>
    <w:unhideWhenUsed/>
    <w:rsid w:val="002D32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23024">
      <w:bodyDiv w:val="1"/>
      <w:marLeft w:val="0"/>
      <w:marRight w:val="0"/>
      <w:marTop w:val="0"/>
      <w:marBottom w:val="0"/>
      <w:divBdr>
        <w:top w:val="none" w:sz="0" w:space="0" w:color="auto"/>
        <w:left w:val="none" w:sz="0" w:space="0" w:color="auto"/>
        <w:bottom w:val="none" w:sz="0" w:space="0" w:color="auto"/>
        <w:right w:val="none" w:sz="0" w:space="0" w:color="auto"/>
      </w:divBdr>
    </w:div>
    <w:div w:id="440613150">
      <w:bodyDiv w:val="1"/>
      <w:marLeft w:val="0"/>
      <w:marRight w:val="0"/>
      <w:marTop w:val="0"/>
      <w:marBottom w:val="0"/>
      <w:divBdr>
        <w:top w:val="none" w:sz="0" w:space="0" w:color="auto"/>
        <w:left w:val="none" w:sz="0" w:space="0" w:color="auto"/>
        <w:bottom w:val="none" w:sz="0" w:space="0" w:color="auto"/>
        <w:right w:val="none" w:sz="0" w:space="0" w:color="auto"/>
      </w:divBdr>
    </w:div>
    <w:div w:id="455831686">
      <w:bodyDiv w:val="1"/>
      <w:marLeft w:val="0"/>
      <w:marRight w:val="0"/>
      <w:marTop w:val="0"/>
      <w:marBottom w:val="0"/>
      <w:divBdr>
        <w:top w:val="none" w:sz="0" w:space="0" w:color="auto"/>
        <w:left w:val="none" w:sz="0" w:space="0" w:color="auto"/>
        <w:bottom w:val="none" w:sz="0" w:space="0" w:color="auto"/>
        <w:right w:val="none" w:sz="0" w:space="0" w:color="auto"/>
      </w:divBdr>
      <w:divsChild>
        <w:div w:id="145707044">
          <w:marLeft w:val="0"/>
          <w:marRight w:val="0"/>
          <w:marTop w:val="0"/>
          <w:marBottom w:val="0"/>
          <w:divBdr>
            <w:top w:val="none" w:sz="0" w:space="0" w:color="auto"/>
            <w:left w:val="none" w:sz="0" w:space="0" w:color="auto"/>
            <w:bottom w:val="none" w:sz="0" w:space="0" w:color="auto"/>
            <w:right w:val="none" w:sz="0" w:space="0" w:color="auto"/>
          </w:divBdr>
          <w:divsChild>
            <w:div w:id="1512984375">
              <w:marLeft w:val="0"/>
              <w:marRight w:val="0"/>
              <w:marTop w:val="0"/>
              <w:marBottom w:val="0"/>
              <w:divBdr>
                <w:top w:val="none" w:sz="0" w:space="0" w:color="auto"/>
                <w:left w:val="none" w:sz="0" w:space="0" w:color="auto"/>
                <w:bottom w:val="none" w:sz="0" w:space="0" w:color="auto"/>
                <w:right w:val="none" w:sz="0" w:space="0" w:color="auto"/>
              </w:divBdr>
              <w:divsChild>
                <w:div w:id="1756710449">
                  <w:marLeft w:val="0"/>
                  <w:marRight w:val="0"/>
                  <w:marTop w:val="0"/>
                  <w:marBottom w:val="0"/>
                  <w:divBdr>
                    <w:top w:val="none" w:sz="0" w:space="0" w:color="auto"/>
                    <w:left w:val="none" w:sz="0" w:space="0" w:color="auto"/>
                    <w:bottom w:val="none" w:sz="0" w:space="0" w:color="auto"/>
                    <w:right w:val="none" w:sz="0" w:space="0" w:color="auto"/>
                  </w:divBdr>
                  <w:divsChild>
                    <w:div w:id="1571844941">
                      <w:marLeft w:val="0"/>
                      <w:marRight w:val="0"/>
                      <w:marTop w:val="0"/>
                      <w:marBottom w:val="0"/>
                      <w:divBdr>
                        <w:top w:val="none" w:sz="0" w:space="0" w:color="auto"/>
                        <w:left w:val="none" w:sz="0" w:space="0" w:color="auto"/>
                        <w:bottom w:val="none" w:sz="0" w:space="0" w:color="auto"/>
                        <w:right w:val="none" w:sz="0" w:space="0" w:color="auto"/>
                      </w:divBdr>
                      <w:divsChild>
                        <w:div w:id="815217550">
                          <w:marLeft w:val="0"/>
                          <w:marRight w:val="0"/>
                          <w:marTop w:val="0"/>
                          <w:marBottom w:val="0"/>
                          <w:divBdr>
                            <w:top w:val="none" w:sz="0" w:space="0" w:color="auto"/>
                            <w:left w:val="none" w:sz="0" w:space="0" w:color="auto"/>
                            <w:bottom w:val="none" w:sz="0" w:space="0" w:color="auto"/>
                            <w:right w:val="none" w:sz="0" w:space="0" w:color="auto"/>
                          </w:divBdr>
                          <w:divsChild>
                            <w:div w:id="1645499909">
                              <w:marLeft w:val="0"/>
                              <w:marRight w:val="0"/>
                              <w:marTop w:val="0"/>
                              <w:marBottom w:val="0"/>
                              <w:divBdr>
                                <w:top w:val="none" w:sz="0" w:space="0" w:color="auto"/>
                                <w:left w:val="none" w:sz="0" w:space="0" w:color="auto"/>
                                <w:bottom w:val="none" w:sz="0" w:space="0" w:color="auto"/>
                                <w:right w:val="none" w:sz="0" w:space="0" w:color="auto"/>
                              </w:divBdr>
                              <w:divsChild>
                                <w:div w:id="1281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345152">
      <w:bodyDiv w:val="1"/>
      <w:marLeft w:val="0"/>
      <w:marRight w:val="0"/>
      <w:marTop w:val="0"/>
      <w:marBottom w:val="0"/>
      <w:divBdr>
        <w:top w:val="none" w:sz="0" w:space="0" w:color="auto"/>
        <w:left w:val="none" w:sz="0" w:space="0" w:color="auto"/>
        <w:bottom w:val="none" w:sz="0" w:space="0" w:color="auto"/>
        <w:right w:val="none" w:sz="0" w:space="0" w:color="auto"/>
      </w:divBdr>
    </w:div>
    <w:div w:id="1020155973">
      <w:bodyDiv w:val="1"/>
      <w:marLeft w:val="0"/>
      <w:marRight w:val="0"/>
      <w:marTop w:val="0"/>
      <w:marBottom w:val="0"/>
      <w:divBdr>
        <w:top w:val="none" w:sz="0" w:space="0" w:color="auto"/>
        <w:left w:val="none" w:sz="0" w:space="0" w:color="auto"/>
        <w:bottom w:val="none" w:sz="0" w:space="0" w:color="auto"/>
        <w:right w:val="none" w:sz="0" w:space="0" w:color="auto"/>
      </w:divBdr>
    </w:div>
    <w:div w:id="1044213808">
      <w:bodyDiv w:val="1"/>
      <w:marLeft w:val="0"/>
      <w:marRight w:val="0"/>
      <w:marTop w:val="0"/>
      <w:marBottom w:val="0"/>
      <w:divBdr>
        <w:top w:val="none" w:sz="0" w:space="0" w:color="auto"/>
        <w:left w:val="none" w:sz="0" w:space="0" w:color="auto"/>
        <w:bottom w:val="none" w:sz="0" w:space="0" w:color="auto"/>
        <w:right w:val="none" w:sz="0" w:space="0" w:color="auto"/>
      </w:divBdr>
    </w:div>
    <w:div w:id="1273509869">
      <w:bodyDiv w:val="1"/>
      <w:marLeft w:val="0"/>
      <w:marRight w:val="0"/>
      <w:marTop w:val="0"/>
      <w:marBottom w:val="0"/>
      <w:divBdr>
        <w:top w:val="none" w:sz="0" w:space="0" w:color="auto"/>
        <w:left w:val="none" w:sz="0" w:space="0" w:color="auto"/>
        <w:bottom w:val="none" w:sz="0" w:space="0" w:color="auto"/>
        <w:right w:val="none" w:sz="0" w:space="0" w:color="auto"/>
      </w:divBdr>
    </w:div>
    <w:div w:id="1337073366">
      <w:bodyDiv w:val="1"/>
      <w:marLeft w:val="0"/>
      <w:marRight w:val="0"/>
      <w:marTop w:val="0"/>
      <w:marBottom w:val="0"/>
      <w:divBdr>
        <w:top w:val="none" w:sz="0" w:space="0" w:color="auto"/>
        <w:left w:val="none" w:sz="0" w:space="0" w:color="auto"/>
        <w:bottom w:val="none" w:sz="0" w:space="0" w:color="auto"/>
        <w:right w:val="none" w:sz="0" w:space="0" w:color="auto"/>
      </w:divBdr>
      <w:divsChild>
        <w:div w:id="155608543">
          <w:marLeft w:val="0"/>
          <w:marRight w:val="0"/>
          <w:marTop w:val="0"/>
          <w:marBottom w:val="0"/>
          <w:divBdr>
            <w:top w:val="none" w:sz="0" w:space="0" w:color="auto"/>
            <w:left w:val="none" w:sz="0" w:space="0" w:color="auto"/>
            <w:bottom w:val="none" w:sz="0" w:space="0" w:color="auto"/>
            <w:right w:val="none" w:sz="0" w:space="0" w:color="auto"/>
          </w:divBdr>
          <w:divsChild>
            <w:div w:id="1251544725">
              <w:marLeft w:val="0"/>
              <w:marRight w:val="0"/>
              <w:marTop w:val="0"/>
              <w:marBottom w:val="0"/>
              <w:divBdr>
                <w:top w:val="none" w:sz="0" w:space="0" w:color="auto"/>
                <w:left w:val="none" w:sz="0" w:space="0" w:color="auto"/>
                <w:bottom w:val="none" w:sz="0" w:space="0" w:color="auto"/>
                <w:right w:val="none" w:sz="0" w:space="0" w:color="auto"/>
              </w:divBdr>
              <w:divsChild>
                <w:div w:id="2067753032">
                  <w:marLeft w:val="0"/>
                  <w:marRight w:val="0"/>
                  <w:marTop w:val="0"/>
                  <w:marBottom w:val="0"/>
                  <w:divBdr>
                    <w:top w:val="none" w:sz="0" w:space="0" w:color="auto"/>
                    <w:left w:val="none" w:sz="0" w:space="0" w:color="auto"/>
                    <w:bottom w:val="none" w:sz="0" w:space="0" w:color="auto"/>
                    <w:right w:val="none" w:sz="0" w:space="0" w:color="auto"/>
                  </w:divBdr>
                  <w:divsChild>
                    <w:div w:id="1478453585">
                      <w:marLeft w:val="0"/>
                      <w:marRight w:val="0"/>
                      <w:marTop w:val="0"/>
                      <w:marBottom w:val="0"/>
                      <w:divBdr>
                        <w:top w:val="none" w:sz="0" w:space="0" w:color="auto"/>
                        <w:left w:val="none" w:sz="0" w:space="0" w:color="auto"/>
                        <w:bottom w:val="none" w:sz="0" w:space="0" w:color="auto"/>
                        <w:right w:val="none" w:sz="0" w:space="0" w:color="auto"/>
                      </w:divBdr>
                      <w:divsChild>
                        <w:div w:id="292250096">
                          <w:marLeft w:val="0"/>
                          <w:marRight w:val="0"/>
                          <w:marTop w:val="0"/>
                          <w:marBottom w:val="0"/>
                          <w:divBdr>
                            <w:top w:val="none" w:sz="0" w:space="0" w:color="auto"/>
                            <w:left w:val="none" w:sz="0" w:space="0" w:color="auto"/>
                            <w:bottom w:val="none" w:sz="0" w:space="0" w:color="auto"/>
                            <w:right w:val="none" w:sz="0" w:space="0" w:color="auto"/>
                          </w:divBdr>
                          <w:divsChild>
                            <w:div w:id="1744254817">
                              <w:marLeft w:val="0"/>
                              <w:marRight w:val="0"/>
                              <w:marTop w:val="0"/>
                              <w:marBottom w:val="0"/>
                              <w:divBdr>
                                <w:top w:val="none" w:sz="0" w:space="0" w:color="auto"/>
                                <w:left w:val="none" w:sz="0" w:space="0" w:color="auto"/>
                                <w:bottom w:val="none" w:sz="0" w:space="0" w:color="auto"/>
                                <w:right w:val="none" w:sz="0" w:space="0" w:color="auto"/>
                              </w:divBdr>
                              <w:divsChild>
                                <w:div w:id="1715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592408">
      <w:bodyDiv w:val="1"/>
      <w:marLeft w:val="0"/>
      <w:marRight w:val="0"/>
      <w:marTop w:val="0"/>
      <w:marBottom w:val="0"/>
      <w:divBdr>
        <w:top w:val="none" w:sz="0" w:space="0" w:color="auto"/>
        <w:left w:val="none" w:sz="0" w:space="0" w:color="auto"/>
        <w:bottom w:val="none" w:sz="0" w:space="0" w:color="auto"/>
        <w:right w:val="none" w:sz="0" w:space="0" w:color="auto"/>
      </w:divBdr>
    </w:div>
    <w:div w:id="1597861137">
      <w:bodyDiv w:val="1"/>
      <w:marLeft w:val="0"/>
      <w:marRight w:val="0"/>
      <w:marTop w:val="0"/>
      <w:marBottom w:val="0"/>
      <w:divBdr>
        <w:top w:val="none" w:sz="0" w:space="0" w:color="auto"/>
        <w:left w:val="none" w:sz="0" w:space="0" w:color="auto"/>
        <w:bottom w:val="none" w:sz="0" w:space="0" w:color="auto"/>
        <w:right w:val="none" w:sz="0" w:space="0" w:color="auto"/>
      </w:divBdr>
      <w:divsChild>
        <w:div w:id="1703165592">
          <w:marLeft w:val="0"/>
          <w:marRight w:val="0"/>
          <w:marTop w:val="0"/>
          <w:marBottom w:val="0"/>
          <w:divBdr>
            <w:top w:val="none" w:sz="0" w:space="0" w:color="auto"/>
            <w:left w:val="none" w:sz="0" w:space="0" w:color="auto"/>
            <w:bottom w:val="none" w:sz="0" w:space="0" w:color="auto"/>
            <w:right w:val="none" w:sz="0" w:space="0" w:color="auto"/>
          </w:divBdr>
          <w:divsChild>
            <w:div w:id="1377584803">
              <w:marLeft w:val="0"/>
              <w:marRight w:val="0"/>
              <w:marTop w:val="0"/>
              <w:marBottom w:val="0"/>
              <w:divBdr>
                <w:top w:val="none" w:sz="0" w:space="0" w:color="auto"/>
                <w:left w:val="none" w:sz="0" w:space="0" w:color="auto"/>
                <w:bottom w:val="none" w:sz="0" w:space="0" w:color="auto"/>
                <w:right w:val="none" w:sz="0" w:space="0" w:color="auto"/>
              </w:divBdr>
              <w:divsChild>
                <w:div w:id="786780515">
                  <w:marLeft w:val="0"/>
                  <w:marRight w:val="0"/>
                  <w:marTop w:val="0"/>
                  <w:marBottom w:val="0"/>
                  <w:divBdr>
                    <w:top w:val="none" w:sz="0" w:space="0" w:color="auto"/>
                    <w:left w:val="none" w:sz="0" w:space="0" w:color="auto"/>
                    <w:bottom w:val="none" w:sz="0" w:space="0" w:color="auto"/>
                    <w:right w:val="none" w:sz="0" w:space="0" w:color="auto"/>
                  </w:divBdr>
                  <w:divsChild>
                    <w:div w:id="1800221861">
                      <w:marLeft w:val="0"/>
                      <w:marRight w:val="0"/>
                      <w:marTop w:val="0"/>
                      <w:marBottom w:val="0"/>
                      <w:divBdr>
                        <w:top w:val="none" w:sz="0" w:space="0" w:color="auto"/>
                        <w:left w:val="none" w:sz="0" w:space="0" w:color="auto"/>
                        <w:bottom w:val="none" w:sz="0" w:space="0" w:color="auto"/>
                        <w:right w:val="none" w:sz="0" w:space="0" w:color="auto"/>
                      </w:divBdr>
                      <w:divsChild>
                        <w:div w:id="1803961411">
                          <w:marLeft w:val="0"/>
                          <w:marRight w:val="0"/>
                          <w:marTop w:val="0"/>
                          <w:marBottom w:val="0"/>
                          <w:divBdr>
                            <w:top w:val="none" w:sz="0" w:space="0" w:color="auto"/>
                            <w:left w:val="none" w:sz="0" w:space="0" w:color="auto"/>
                            <w:bottom w:val="none" w:sz="0" w:space="0" w:color="auto"/>
                            <w:right w:val="none" w:sz="0" w:space="0" w:color="auto"/>
                          </w:divBdr>
                          <w:divsChild>
                            <w:div w:id="703674852">
                              <w:marLeft w:val="0"/>
                              <w:marRight w:val="0"/>
                              <w:marTop w:val="0"/>
                              <w:marBottom w:val="0"/>
                              <w:divBdr>
                                <w:top w:val="none" w:sz="0" w:space="0" w:color="auto"/>
                                <w:left w:val="none" w:sz="0" w:space="0" w:color="auto"/>
                                <w:bottom w:val="none" w:sz="0" w:space="0" w:color="auto"/>
                                <w:right w:val="none" w:sz="0" w:space="0" w:color="auto"/>
                              </w:divBdr>
                              <w:divsChild>
                                <w:div w:id="5691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989183">
      <w:bodyDiv w:val="1"/>
      <w:marLeft w:val="0"/>
      <w:marRight w:val="0"/>
      <w:marTop w:val="0"/>
      <w:marBottom w:val="0"/>
      <w:divBdr>
        <w:top w:val="none" w:sz="0" w:space="0" w:color="auto"/>
        <w:left w:val="none" w:sz="0" w:space="0" w:color="auto"/>
        <w:bottom w:val="none" w:sz="0" w:space="0" w:color="auto"/>
        <w:right w:val="none" w:sz="0" w:space="0" w:color="auto"/>
      </w:divBdr>
      <w:divsChild>
        <w:div w:id="814447968">
          <w:marLeft w:val="0"/>
          <w:marRight w:val="0"/>
          <w:marTop w:val="0"/>
          <w:marBottom w:val="0"/>
          <w:divBdr>
            <w:top w:val="none" w:sz="0" w:space="0" w:color="auto"/>
            <w:left w:val="none" w:sz="0" w:space="0" w:color="auto"/>
            <w:bottom w:val="none" w:sz="0" w:space="0" w:color="auto"/>
            <w:right w:val="none" w:sz="0" w:space="0" w:color="auto"/>
          </w:divBdr>
          <w:divsChild>
            <w:div w:id="1027482457">
              <w:marLeft w:val="0"/>
              <w:marRight w:val="0"/>
              <w:marTop w:val="0"/>
              <w:marBottom w:val="0"/>
              <w:divBdr>
                <w:top w:val="none" w:sz="0" w:space="0" w:color="auto"/>
                <w:left w:val="none" w:sz="0" w:space="0" w:color="auto"/>
                <w:bottom w:val="none" w:sz="0" w:space="0" w:color="auto"/>
                <w:right w:val="none" w:sz="0" w:space="0" w:color="auto"/>
              </w:divBdr>
              <w:divsChild>
                <w:div w:id="1738434495">
                  <w:marLeft w:val="0"/>
                  <w:marRight w:val="0"/>
                  <w:marTop w:val="0"/>
                  <w:marBottom w:val="0"/>
                  <w:divBdr>
                    <w:top w:val="none" w:sz="0" w:space="0" w:color="auto"/>
                    <w:left w:val="none" w:sz="0" w:space="0" w:color="auto"/>
                    <w:bottom w:val="none" w:sz="0" w:space="0" w:color="auto"/>
                    <w:right w:val="none" w:sz="0" w:space="0" w:color="auto"/>
                  </w:divBdr>
                  <w:divsChild>
                    <w:div w:id="463734440">
                      <w:marLeft w:val="0"/>
                      <w:marRight w:val="0"/>
                      <w:marTop w:val="0"/>
                      <w:marBottom w:val="0"/>
                      <w:divBdr>
                        <w:top w:val="none" w:sz="0" w:space="0" w:color="auto"/>
                        <w:left w:val="none" w:sz="0" w:space="0" w:color="auto"/>
                        <w:bottom w:val="none" w:sz="0" w:space="0" w:color="auto"/>
                        <w:right w:val="none" w:sz="0" w:space="0" w:color="auto"/>
                      </w:divBdr>
                      <w:divsChild>
                        <w:div w:id="1326278000">
                          <w:marLeft w:val="0"/>
                          <w:marRight w:val="0"/>
                          <w:marTop w:val="0"/>
                          <w:marBottom w:val="0"/>
                          <w:divBdr>
                            <w:top w:val="none" w:sz="0" w:space="0" w:color="auto"/>
                            <w:left w:val="none" w:sz="0" w:space="0" w:color="auto"/>
                            <w:bottom w:val="none" w:sz="0" w:space="0" w:color="auto"/>
                            <w:right w:val="none" w:sz="0" w:space="0" w:color="auto"/>
                          </w:divBdr>
                          <w:divsChild>
                            <w:div w:id="1330711201">
                              <w:marLeft w:val="0"/>
                              <w:marRight w:val="0"/>
                              <w:marTop w:val="0"/>
                              <w:marBottom w:val="0"/>
                              <w:divBdr>
                                <w:top w:val="none" w:sz="0" w:space="0" w:color="auto"/>
                                <w:left w:val="none" w:sz="0" w:space="0" w:color="auto"/>
                                <w:bottom w:val="none" w:sz="0" w:space="0" w:color="auto"/>
                                <w:right w:val="none" w:sz="0" w:space="0" w:color="auto"/>
                              </w:divBdr>
                              <w:divsChild>
                                <w:div w:id="2123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947773">
      <w:bodyDiv w:val="1"/>
      <w:marLeft w:val="0"/>
      <w:marRight w:val="0"/>
      <w:marTop w:val="0"/>
      <w:marBottom w:val="0"/>
      <w:divBdr>
        <w:top w:val="none" w:sz="0" w:space="0" w:color="auto"/>
        <w:left w:val="none" w:sz="0" w:space="0" w:color="auto"/>
        <w:bottom w:val="none" w:sz="0" w:space="0" w:color="auto"/>
        <w:right w:val="none" w:sz="0" w:space="0" w:color="auto"/>
      </w:divBdr>
      <w:divsChild>
        <w:div w:id="204293371">
          <w:marLeft w:val="0"/>
          <w:marRight w:val="0"/>
          <w:marTop w:val="0"/>
          <w:marBottom w:val="0"/>
          <w:divBdr>
            <w:top w:val="none" w:sz="0" w:space="0" w:color="auto"/>
            <w:left w:val="none" w:sz="0" w:space="0" w:color="auto"/>
            <w:bottom w:val="none" w:sz="0" w:space="0" w:color="auto"/>
            <w:right w:val="none" w:sz="0" w:space="0" w:color="auto"/>
          </w:divBdr>
          <w:divsChild>
            <w:div w:id="1366326278">
              <w:marLeft w:val="0"/>
              <w:marRight w:val="0"/>
              <w:marTop w:val="0"/>
              <w:marBottom w:val="0"/>
              <w:divBdr>
                <w:top w:val="none" w:sz="0" w:space="0" w:color="auto"/>
                <w:left w:val="none" w:sz="0" w:space="0" w:color="auto"/>
                <w:bottom w:val="none" w:sz="0" w:space="0" w:color="auto"/>
                <w:right w:val="none" w:sz="0" w:space="0" w:color="auto"/>
              </w:divBdr>
              <w:divsChild>
                <w:div w:id="1651324527">
                  <w:marLeft w:val="0"/>
                  <w:marRight w:val="0"/>
                  <w:marTop w:val="0"/>
                  <w:marBottom w:val="0"/>
                  <w:divBdr>
                    <w:top w:val="none" w:sz="0" w:space="0" w:color="auto"/>
                    <w:left w:val="none" w:sz="0" w:space="0" w:color="auto"/>
                    <w:bottom w:val="none" w:sz="0" w:space="0" w:color="auto"/>
                    <w:right w:val="none" w:sz="0" w:space="0" w:color="auto"/>
                  </w:divBdr>
                  <w:divsChild>
                    <w:div w:id="1412047376">
                      <w:marLeft w:val="0"/>
                      <w:marRight w:val="0"/>
                      <w:marTop w:val="0"/>
                      <w:marBottom w:val="0"/>
                      <w:divBdr>
                        <w:top w:val="none" w:sz="0" w:space="0" w:color="auto"/>
                        <w:left w:val="none" w:sz="0" w:space="0" w:color="auto"/>
                        <w:bottom w:val="none" w:sz="0" w:space="0" w:color="auto"/>
                        <w:right w:val="none" w:sz="0" w:space="0" w:color="auto"/>
                      </w:divBdr>
                      <w:divsChild>
                        <w:div w:id="1681816040">
                          <w:marLeft w:val="0"/>
                          <w:marRight w:val="0"/>
                          <w:marTop w:val="0"/>
                          <w:marBottom w:val="0"/>
                          <w:divBdr>
                            <w:top w:val="none" w:sz="0" w:space="0" w:color="auto"/>
                            <w:left w:val="none" w:sz="0" w:space="0" w:color="auto"/>
                            <w:bottom w:val="none" w:sz="0" w:space="0" w:color="auto"/>
                            <w:right w:val="none" w:sz="0" w:space="0" w:color="auto"/>
                          </w:divBdr>
                          <w:divsChild>
                            <w:div w:id="323316549">
                              <w:marLeft w:val="0"/>
                              <w:marRight w:val="0"/>
                              <w:marTop w:val="0"/>
                              <w:marBottom w:val="0"/>
                              <w:divBdr>
                                <w:top w:val="none" w:sz="0" w:space="0" w:color="auto"/>
                                <w:left w:val="none" w:sz="0" w:space="0" w:color="auto"/>
                                <w:bottom w:val="none" w:sz="0" w:space="0" w:color="auto"/>
                                <w:right w:val="none" w:sz="0" w:space="0" w:color="auto"/>
                              </w:divBdr>
                              <w:divsChild>
                                <w:div w:id="171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ACA25-4193-4652-BBBC-88143031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Formosa, Nadia (Intov8)</dc:creator>
  <cp:keywords/>
  <dc:description/>
  <cp:lastModifiedBy>Ryan, Connor (Intov8)</cp:lastModifiedBy>
  <cp:revision>3</cp:revision>
  <cp:lastPrinted>2019-09-20T04:26:00Z</cp:lastPrinted>
  <dcterms:created xsi:type="dcterms:W3CDTF">2020-05-15T01:31:00Z</dcterms:created>
  <dcterms:modified xsi:type="dcterms:W3CDTF">2020-10-14T23:09:00Z</dcterms:modified>
</cp:coreProperties>
</file>